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845F44" w14:textId="304F63B9" w:rsidR="00121D53" w:rsidRPr="00121D53" w:rsidRDefault="00121D53" w:rsidP="008E098C">
      <w:pPr>
        <w:pStyle w:val="Title"/>
        <w:jc w:val="center"/>
        <w:rPr>
          <w:rFonts w:ascii="Calibri bold" w:hAnsi="Calibri bold" w:hint="eastAsia"/>
          <w:sz w:val="72"/>
          <w:szCs w:val="240"/>
        </w:rPr>
      </w:pPr>
      <w:r w:rsidRPr="00121D53">
        <w:rPr>
          <w:rFonts w:ascii="Calibri bold" w:hAnsi="Calibri bold"/>
          <w:sz w:val="72"/>
          <w:szCs w:val="240"/>
        </w:rPr>
        <w:t xml:space="preserve">Projet : </w:t>
      </w:r>
      <w:r w:rsidRPr="00121D53">
        <w:rPr>
          <w:rFonts w:ascii="Calibri bold" w:hAnsi="Calibri bold"/>
          <w:color w:val="FF0000"/>
          <w:sz w:val="72"/>
          <w:szCs w:val="240"/>
        </w:rPr>
        <w:t>EASYSAVE</w:t>
      </w:r>
      <w:r w:rsidRPr="00121D53">
        <w:rPr>
          <w:rFonts w:ascii="Calibri bold" w:hAnsi="Calibri bold"/>
          <w:sz w:val="72"/>
          <w:szCs w:val="240"/>
        </w:rPr>
        <w:t> </w:t>
      </w:r>
    </w:p>
    <w:p w14:paraId="49479316" w14:textId="77777777" w:rsidR="00121D53" w:rsidRPr="00121D53" w:rsidRDefault="00121D53" w:rsidP="6EFE2395">
      <w:pPr>
        <w:pStyle w:val="Title"/>
      </w:pPr>
      <w:r w:rsidRPr="00121D53">
        <w:t>   </w:t>
      </w:r>
    </w:p>
    <w:p w14:paraId="59E29599" w14:textId="480471A5" w:rsidR="00121D53" w:rsidRPr="00121D53" w:rsidRDefault="00121D53" w:rsidP="008E098C">
      <w:pPr>
        <w:pStyle w:val="Title"/>
        <w:jc w:val="center"/>
        <w:rPr>
          <w:rFonts w:ascii="Calibri" w:hAnsi="Calibri" w:cs="Calibri"/>
          <w:sz w:val="72"/>
          <w:szCs w:val="72"/>
        </w:rPr>
      </w:pPr>
      <w:r w:rsidRPr="307685C8">
        <w:rPr>
          <w:rFonts w:ascii="Calibri" w:hAnsi="Calibri" w:cs="Calibri"/>
          <w:sz w:val="72"/>
          <w:szCs w:val="72"/>
        </w:rPr>
        <w:t xml:space="preserve">Livrable </w:t>
      </w:r>
      <w:r w:rsidR="598C325D" w:rsidRPr="307685C8">
        <w:rPr>
          <w:rFonts w:ascii="Calibri" w:hAnsi="Calibri" w:cs="Calibri"/>
          <w:sz w:val="72"/>
          <w:szCs w:val="72"/>
        </w:rPr>
        <w:t>3</w:t>
      </w:r>
      <w:r w:rsidRPr="307685C8">
        <w:rPr>
          <w:rFonts w:ascii="Calibri" w:hAnsi="Calibri" w:cs="Calibri"/>
          <w:sz w:val="72"/>
          <w:szCs w:val="72"/>
        </w:rPr>
        <w:t xml:space="preserve"> :</w:t>
      </w:r>
    </w:p>
    <w:p w14:paraId="6491E9EB" w14:textId="381821E4" w:rsidR="00121D53" w:rsidRPr="00121D53" w:rsidRDefault="00164C5B" w:rsidP="008E098C">
      <w:pPr>
        <w:pStyle w:val="Title"/>
        <w:jc w:val="center"/>
        <w:rPr>
          <w:rFonts w:ascii="Calibri" w:hAnsi="Calibri" w:cs="Calibri"/>
          <w:sz w:val="72"/>
          <w:szCs w:val="72"/>
        </w:rPr>
      </w:pPr>
      <w:r w:rsidRPr="307685C8">
        <w:rPr>
          <w:rFonts w:ascii="Calibri" w:hAnsi="Calibri" w:cs="Calibri"/>
          <w:sz w:val="72"/>
          <w:szCs w:val="72"/>
          <w:lang w:val="en-GB"/>
        </w:rPr>
        <w:t xml:space="preserve">Documentation </w:t>
      </w:r>
      <w:proofErr w:type="spellStart"/>
      <w:r w:rsidRPr="307685C8">
        <w:rPr>
          <w:rFonts w:ascii="Calibri" w:hAnsi="Calibri" w:cs="Calibri"/>
          <w:sz w:val="72"/>
          <w:szCs w:val="72"/>
          <w:lang w:val="en-GB"/>
        </w:rPr>
        <w:t>utilisateur</w:t>
      </w:r>
      <w:proofErr w:type="spellEnd"/>
      <w:r w:rsidR="00121D53" w:rsidRPr="307685C8">
        <w:rPr>
          <w:rFonts w:ascii="Calibri" w:hAnsi="Calibri" w:cs="Calibri"/>
          <w:sz w:val="72"/>
          <w:szCs w:val="72"/>
          <w:lang w:val="en-GB"/>
        </w:rPr>
        <w:t xml:space="preserve"> version </w:t>
      </w:r>
      <w:r w:rsidR="78A2C3E0" w:rsidRPr="307685C8">
        <w:rPr>
          <w:rFonts w:ascii="Calibri" w:hAnsi="Calibri" w:cs="Calibri"/>
          <w:sz w:val="72"/>
          <w:szCs w:val="72"/>
          <w:lang w:val="en-GB"/>
        </w:rPr>
        <w:t>3</w:t>
      </w:r>
      <w:r w:rsidR="00FA7369" w:rsidRPr="307685C8">
        <w:rPr>
          <w:rFonts w:ascii="Calibri" w:hAnsi="Calibri" w:cs="Calibri"/>
          <w:sz w:val="72"/>
          <w:szCs w:val="72"/>
          <w:lang w:val="en-GB"/>
        </w:rPr>
        <w:t>.0</w:t>
      </w:r>
    </w:p>
    <w:p w14:paraId="4684C480" w14:textId="77777777" w:rsidR="00563891" w:rsidRDefault="00563891" w:rsidP="008E098C">
      <w:pPr>
        <w:jc w:val="center"/>
        <w:rPr>
          <w:rFonts w:ascii="Calibri" w:hAnsi="Calibri" w:cs="Calibri"/>
        </w:rPr>
      </w:pPr>
    </w:p>
    <w:p w14:paraId="72B403C9" w14:textId="77777777" w:rsidR="004D73E8" w:rsidRDefault="004D73E8" w:rsidP="00F66BCA">
      <w:pPr>
        <w:rPr>
          <w:rFonts w:ascii="Calibri" w:hAnsi="Calibri" w:cs="Calibri"/>
        </w:rPr>
      </w:pPr>
    </w:p>
    <w:p w14:paraId="6006AB65" w14:textId="77777777" w:rsidR="0004680B" w:rsidRDefault="0004680B" w:rsidP="008E098C">
      <w:pPr>
        <w:jc w:val="center"/>
        <w:rPr>
          <w:rFonts w:ascii="Calibri" w:hAnsi="Calibri" w:cs="Calibri"/>
        </w:rPr>
      </w:pPr>
    </w:p>
    <w:tbl>
      <w:tblPr>
        <w:tblStyle w:val="GridTable4"/>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2244"/>
        <w:gridCol w:w="2238"/>
        <w:gridCol w:w="2253"/>
        <w:gridCol w:w="2259"/>
      </w:tblGrid>
      <w:tr w:rsidR="21B62C87" w14:paraId="7C89A751" w14:textId="77777777" w:rsidTr="21B62C8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44" w:type="dxa"/>
            <w:tcBorders>
              <w:top w:val="single" w:sz="6" w:space="0" w:color="000000" w:themeColor="text1"/>
              <w:left w:val="single" w:sz="6" w:space="0" w:color="000000" w:themeColor="text1"/>
              <w:bottom w:val="single" w:sz="6" w:space="0" w:color="000000" w:themeColor="text1"/>
            </w:tcBorders>
            <w:tcMar>
              <w:left w:w="105" w:type="dxa"/>
              <w:right w:w="105" w:type="dxa"/>
            </w:tcMar>
          </w:tcPr>
          <w:p w14:paraId="3A5D111F" w14:textId="7EA7FF38" w:rsidR="21B62C87" w:rsidRDefault="21B62C87" w:rsidP="21B62C87">
            <w:pPr>
              <w:jc w:val="center"/>
              <w:rPr>
                <w:rFonts w:ascii="Calibri" w:eastAsia="Calibri" w:hAnsi="Calibri" w:cs="Calibri"/>
              </w:rPr>
            </w:pPr>
            <w:r w:rsidRPr="21B62C87">
              <w:rPr>
                <w:rFonts w:ascii="Calibri" w:eastAsia="Calibri" w:hAnsi="Calibri" w:cs="Calibri"/>
              </w:rPr>
              <w:t>Version</w:t>
            </w:r>
          </w:p>
        </w:tc>
        <w:tc>
          <w:tcPr>
            <w:tcW w:w="2238" w:type="dxa"/>
            <w:tcBorders>
              <w:top w:val="single" w:sz="6" w:space="0" w:color="000000" w:themeColor="text1"/>
              <w:bottom w:val="single" w:sz="6" w:space="0" w:color="000000" w:themeColor="text1"/>
            </w:tcBorders>
            <w:tcMar>
              <w:left w:w="105" w:type="dxa"/>
              <w:right w:w="105" w:type="dxa"/>
            </w:tcMar>
          </w:tcPr>
          <w:p w14:paraId="2D05CFEA" w14:textId="7E014938" w:rsidR="21B62C87" w:rsidRDefault="21B62C87" w:rsidP="21B62C87">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sidRPr="21B62C87">
              <w:rPr>
                <w:rFonts w:ascii="Calibri" w:eastAsia="Calibri" w:hAnsi="Calibri" w:cs="Calibri"/>
              </w:rPr>
              <w:t>Nature</w:t>
            </w:r>
          </w:p>
        </w:tc>
        <w:tc>
          <w:tcPr>
            <w:tcW w:w="2253" w:type="dxa"/>
            <w:tcBorders>
              <w:top w:val="single" w:sz="6" w:space="0" w:color="000000" w:themeColor="text1"/>
              <w:bottom w:val="single" w:sz="6" w:space="0" w:color="000000" w:themeColor="text1"/>
            </w:tcBorders>
            <w:tcMar>
              <w:left w:w="105" w:type="dxa"/>
              <w:right w:w="105" w:type="dxa"/>
            </w:tcMar>
          </w:tcPr>
          <w:p w14:paraId="0497FFAC" w14:textId="367E480F" w:rsidR="21B62C87" w:rsidRDefault="21B62C87" w:rsidP="21B62C87">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sidRPr="21B62C87">
              <w:rPr>
                <w:rFonts w:ascii="Calibri" w:eastAsia="Calibri" w:hAnsi="Calibri" w:cs="Calibri"/>
              </w:rPr>
              <w:t>Auteur(s)</w:t>
            </w:r>
          </w:p>
        </w:tc>
        <w:tc>
          <w:tcPr>
            <w:tcW w:w="2259" w:type="dxa"/>
            <w:tcBorders>
              <w:top w:val="single" w:sz="6" w:space="0" w:color="000000" w:themeColor="text1"/>
              <w:bottom w:val="single" w:sz="6" w:space="0" w:color="000000" w:themeColor="text1"/>
              <w:right w:val="single" w:sz="6" w:space="0" w:color="000000" w:themeColor="text1"/>
            </w:tcBorders>
            <w:tcMar>
              <w:left w:w="105" w:type="dxa"/>
              <w:right w:w="105" w:type="dxa"/>
            </w:tcMar>
          </w:tcPr>
          <w:p w14:paraId="0823EBFB" w14:textId="10B32251" w:rsidR="21B62C87" w:rsidRDefault="21B62C87" w:rsidP="21B62C87">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b w:val="0"/>
                <w:bCs w:val="0"/>
              </w:rPr>
            </w:pPr>
            <w:r w:rsidRPr="21B62C87">
              <w:rPr>
                <w:rFonts w:ascii="Calibri" w:eastAsia="Calibri" w:hAnsi="Calibri" w:cs="Calibri"/>
              </w:rPr>
              <w:t>Date</w:t>
            </w:r>
          </w:p>
        </w:tc>
      </w:tr>
      <w:tr w:rsidR="21B62C87" w14:paraId="30676BC7" w14:textId="77777777" w:rsidTr="21B62C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44" w:type="dxa"/>
            <w:tcMar>
              <w:left w:w="105" w:type="dxa"/>
              <w:right w:w="105" w:type="dxa"/>
            </w:tcMar>
            <w:vAlign w:val="center"/>
          </w:tcPr>
          <w:p w14:paraId="1C98CD01" w14:textId="5EC1B76D" w:rsidR="21B62C87" w:rsidRDefault="21B62C87" w:rsidP="21B62C87">
            <w:pPr>
              <w:jc w:val="center"/>
              <w:rPr>
                <w:rFonts w:ascii="Calibri" w:eastAsia="Calibri" w:hAnsi="Calibri" w:cs="Calibri"/>
                <w:color w:val="000000" w:themeColor="text1"/>
              </w:rPr>
            </w:pPr>
            <w:r w:rsidRPr="21B62C87">
              <w:rPr>
                <w:rFonts w:ascii="Calibri" w:eastAsia="Calibri" w:hAnsi="Calibri" w:cs="Calibri"/>
                <w:b w:val="0"/>
                <w:bCs w:val="0"/>
                <w:color w:val="000000" w:themeColor="text1"/>
              </w:rPr>
              <w:t>1.0</w:t>
            </w:r>
          </w:p>
        </w:tc>
        <w:tc>
          <w:tcPr>
            <w:tcW w:w="2238" w:type="dxa"/>
            <w:tcMar>
              <w:left w:w="105" w:type="dxa"/>
              <w:right w:w="105" w:type="dxa"/>
            </w:tcMar>
            <w:vAlign w:val="center"/>
          </w:tcPr>
          <w:p w14:paraId="399D2D69" w14:textId="7DDB731B" w:rsidR="21B62C87" w:rsidRDefault="21B62C87" w:rsidP="21B62C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sidRPr="21B62C87">
              <w:rPr>
                <w:rFonts w:ascii="Calibri" w:eastAsia="Calibri" w:hAnsi="Calibri" w:cs="Calibri"/>
                <w:color w:val="000000" w:themeColor="text1"/>
              </w:rPr>
              <w:t>Création et première version de la documentation</w:t>
            </w:r>
          </w:p>
        </w:tc>
        <w:tc>
          <w:tcPr>
            <w:tcW w:w="2253" w:type="dxa"/>
            <w:tcMar>
              <w:left w:w="105" w:type="dxa"/>
              <w:right w:w="105" w:type="dxa"/>
            </w:tcMar>
            <w:vAlign w:val="center"/>
          </w:tcPr>
          <w:p w14:paraId="149BB2BF" w14:textId="3511F20C" w:rsidR="21B62C87" w:rsidRDefault="21B62C87" w:rsidP="21B62C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sidRPr="21B62C87">
              <w:rPr>
                <w:rFonts w:ascii="Calibri" w:eastAsia="Calibri" w:hAnsi="Calibri" w:cs="Calibri"/>
                <w:color w:val="000000" w:themeColor="text1"/>
              </w:rPr>
              <w:t>Romain HEMART,</w:t>
            </w:r>
          </w:p>
          <w:p w14:paraId="122AE6C2" w14:textId="0BDEDA34" w:rsidR="21B62C87" w:rsidRDefault="21B62C87" w:rsidP="21B62C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sidRPr="21B62C87">
              <w:rPr>
                <w:rFonts w:ascii="Calibri" w:eastAsia="Calibri" w:hAnsi="Calibri" w:cs="Calibri"/>
                <w:color w:val="000000" w:themeColor="text1"/>
              </w:rPr>
              <w:t>Alban GODIER,</w:t>
            </w:r>
          </w:p>
          <w:p w14:paraId="1F11322C" w14:textId="1F0BBBC4" w:rsidR="21B62C87" w:rsidRDefault="21B62C87" w:rsidP="21B62C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sidRPr="21B62C87">
              <w:rPr>
                <w:rFonts w:ascii="Calibri" w:eastAsia="Calibri" w:hAnsi="Calibri" w:cs="Calibri"/>
                <w:color w:val="000000" w:themeColor="text1"/>
              </w:rPr>
              <w:t>Cyr Manuel DJOKI et</w:t>
            </w:r>
          </w:p>
          <w:p w14:paraId="556AC8D9" w14:textId="3387DFC5" w:rsidR="21B62C87" w:rsidRDefault="21B62C87" w:rsidP="21B62C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sidRPr="21B62C87">
              <w:rPr>
                <w:rFonts w:ascii="Calibri" w:eastAsia="Calibri" w:hAnsi="Calibri" w:cs="Calibri"/>
                <w:color w:val="000000" w:themeColor="text1"/>
              </w:rPr>
              <w:t>Noah VOISIN</w:t>
            </w:r>
          </w:p>
        </w:tc>
        <w:tc>
          <w:tcPr>
            <w:tcW w:w="2259" w:type="dxa"/>
            <w:tcMar>
              <w:left w:w="105" w:type="dxa"/>
              <w:right w:w="105" w:type="dxa"/>
            </w:tcMar>
            <w:vAlign w:val="center"/>
          </w:tcPr>
          <w:p w14:paraId="3E7D8A2D" w14:textId="29C83A17" w:rsidR="21B62C87" w:rsidRDefault="21B62C87" w:rsidP="21B62C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sidRPr="21B62C87">
              <w:rPr>
                <w:rFonts w:ascii="Calibri" w:eastAsia="Calibri" w:hAnsi="Calibri" w:cs="Calibri"/>
                <w:color w:val="000000" w:themeColor="text1"/>
              </w:rPr>
              <w:t>13/05/2025</w:t>
            </w:r>
          </w:p>
        </w:tc>
      </w:tr>
      <w:tr w:rsidR="21B62C87" w14:paraId="0677DF96" w14:textId="77777777" w:rsidTr="21B62C87">
        <w:trPr>
          <w:trHeight w:val="300"/>
        </w:trPr>
        <w:tc>
          <w:tcPr>
            <w:cnfStyle w:val="001000000000" w:firstRow="0" w:lastRow="0" w:firstColumn="1" w:lastColumn="0" w:oddVBand="0" w:evenVBand="0" w:oddHBand="0" w:evenHBand="0" w:firstRowFirstColumn="0" w:firstRowLastColumn="0" w:lastRowFirstColumn="0" w:lastRowLastColumn="0"/>
            <w:tcW w:w="2244" w:type="dxa"/>
            <w:tcMar>
              <w:left w:w="105" w:type="dxa"/>
              <w:right w:w="105" w:type="dxa"/>
            </w:tcMar>
            <w:vAlign w:val="center"/>
          </w:tcPr>
          <w:p w14:paraId="2EF77088" w14:textId="6470DE9F" w:rsidR="21B62C87" w:rsidRDefault="21B62C87" w:rsidP="21B62C87">
            <w:pPr>
              <w:jc w:val="center"/>
              <w:rPr>
                <w:rFonts w:ascii="Calibri" w:eastAsia="Calibri" w:hAnsi="Calibri" w:cs="Calibri"/>
                <w:b w:val="0"/>
                <w:bCs w:val="0"/>
                <w:color w:val="000000" w:themeColor="text1"/>
              </w:rPr>
            </w:pPr>
            <w:r w:rsidRPr="21B62C87">
              <w:rPr>
                <w:rFonts w:ascii="Calibri" w:eastAsia="Calibri" w:hAnsi="Calibri" w:cs="Calibri"/>
                <w:b w:val="0"/>
                <w:bCs w:val="0"/>
                <w:color w:val="000000" w:themeColor="text1"/>
              </w:rPr>
              <w:t>1.1</w:t>
            </w:r>
          </w:p>
        </w:tc>
        <w:tc>
          <w:tcPr>
            <w:tcW w:w="2238" w:type="dxa"/>
            <w:tcMar>
              <w:left w:w="105" w:type="dxa"/>
              <w:right w:w="105" w:type="dxa"/>
            </w:tcMar>
            <w:vAlign w:val="center"/>
          </w:tcPr>
          <w:p w14:paraId="6235E056" w14:textId="74A07A77" w:rsidR="21B62C87" w:rsidRDefault="21B62C87" w:rsidP="21B62C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21B62C87">
              <w:rPr>
                <w:rFonts w:ascii="Calibri" w:eastAsia="Calibri" w:hAnsi="Calibri" w:cs="Calibri"/>
                <w:color w:val="000000" w:themeColor="text1"/>
              </w:rPr>
              <w:t>Intégration de nouveaux formats pour le fichier de logs</w:t>
            </w:r>
          </w:p>
        </w:tc>
        <w:tc>
          <w:tcPr>
            <w:tcW w:w="2253" w:type="dxa"/>
            <w:tcMar>
              <w:left w:w="105" w:type="dxa"/>
              <w:right w:w="105" w:type="dxa"/>
            </w:tcMar>
            <w:vAlign w:val="center"/>
          </w:tcPr>
          <w:p w14:paraId="18A4C815" w14:textId="07C1CAF8" w:rsidR="21B62C87" w:rsidRDefault="21B62C87" w:rsidP="21B62C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21B62C87">
              <w:rPr>
                <w:rFonts w:ascii="Calibri" w:eastAsia="Calibri" w:hAnsi="Calibri" w:cs="Calibri"/>
                <w:color w:val="000000" w:themeColor="text1"/>
              </w:rPr>
              <w:t>Romain HEMART,</w:t>
            </w:r>
          </w:p>
          <w:p w14:paraId="659AF7BD" w14:textId="20E34ACB" w:rsidR="21B62C87" w:rsidRDefault="21B62C87" w:rsidP="21B62C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21B62C87">
              <w:rPr>
                <w:rFonts w:ascii="Calibri" w:eastAsia="Calibri" w:hAnsi="Calibri" w:cs="Calibri"/>
                <w:color w:val="000000" w:themeColor="text1"/>
              </w:rPr>
              <w:t>Alban GODIER,</w:t>
            </w:r>
          </w:p>
          <w:p w14:paraId="22D7AAA8" w14:textId="74731356" w:rsidR="21B62C87" w:rsidRDefault="21B62C87" w:rsidP="21B62C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21B62C87">
              <w:rPr>
                <w:rFonts w:ascii="Calibri" w:eastAsia="Calibri" w:hAnsi="Calibri" w:cs="Calibri"/>
                <w:color w:val="000000" w:themeColor="text1"/>
              </w:rPr>
              <w:t>Cyr Manuel DJOKI et</w:t>
            </w:r>
          </w:p>
          <w:p w14:paraId="16C7537F" w14:textId="332874C1" w:rsidR="21B62C87" w:rsidRDefault="21B62C87" w:rsidP="21B62C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21B62C87">
              <w:rPr>
                <w:rFonts w:ascii="Calibri" w:eastAsia="Calibri" w:hAnsi="Calibri" w:cs="Calibri"/>
                <w:color w:val="000000" w:themeColor="text1"/>
              </w:rPr>
              <w:t>Noah VOISIN</w:t>
            </w:r>
          </w:p>
        </w:tc>
        <w:tc>
          <w:tcPr>
            <w:tcW w:w="2259" w:type="dxa"/>
            <w:tcMar>
              <w:left w:w="105" w:type="dxa"/>
              <w:right w:w="105" w:type="dxa"/>
            </w:tcMar>
            <w:vAlign w:val="center"/>
          </w:tcPr>
          <w:p w14:paraId="15A9E85A" w14:textId="57C14CE2" w:rsidR="21B62C87" w:rsidRDefault="21B62C87" w:rsidP="21B62C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21B62C87">
              <w:rPr>
                <w:rFonts w:ascii="Calibri" w:eastAsia="Calibri" w:hAnsi="Calibri" w:cs="Calibri"/>
                <w:color w:val="000000" w:themeColor="text1"/>
              </w:rPr>
              <w:t>16/05/2025</w:t>
            </w:r>
          </w:p>
        </w:tc>
      </w:tr>
      <w:tr w:rsidR="008127BB" w14:paraId="548AC937" w14:textId="77777777" w:rsidTr="21B62C8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44" w:type="dxa"/>
            <w:tcMar>
              <w:left w:w="105" w:type="dxa"/>
              <w:right w:w="105" w:type="dxa"/>
            </w:tcMar>
            <w:vAlign w:val="center"/>
          </w:tcPr>
          <w:p w14:paraId="1D5D4361" w14:textId="386E6782" w:rsidR="008127BB" w:rsidRPr="21B62C87" w:rsidRDefault="008127BB" w:rsidP="21B62C87">
            <w:pPr>
              <w:jc w:val="center"/>
              <w:rPr>
                <w:rFonts w:ascii="Calibri" w:eastAsia="Calibri" w:hAnsi="Calibri" w:cs="Calibri"/>
                <w:b w:val="0"/>
                <w:color w:val="000000" w:themeColor="text1"/>
              </w:rPr>
            </w:pPr>
            <w:r w:rsidRPr="5E6C24A0">
              <w:rPr>
                <w:rFonts w:ascii="Calibri" w:eastAsia="Calibri" w:hAnsi="Calibri" w:cs="Calibri"/>
                <w:b w:val="0"/>
                <w:color w:val="000000" w:themeColor="text1"/>
              </w:rPr>
              <w:t>2.0</w:t>
            </w:r>
          </w:p>
        </w:tc>
        <w:tc>
          <w:tcPr>
            <w:tcW w:w="2238" w:type="dxa"/>
            <w:tcMar>
              <w:left w:w="105" w:type="dxa"/>
              <w:right w:w="105" w:type="dxa"/>
            </w:tcMar>
            <w:vAlign w:val="center"/>
          </w:tcPr>
          <w:p w14:paraId="1DEE94D7" w14:textId="61D98F30" w:rsidR="008127BB" w:rsidRPr="21B62C87" w:rsidRDefault="000B7423" w:rsidP="21B62C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Pr>
                <w:rFonts w:ascii="Calibri" w:eastAsia="Calibri" w:hAnsi="Calibri" w:cs="Calibri"/>
                <w:color w:val="000000" w:themeColor="text1"/>
              </w:rPr>
              <w:t xml:space="preserve">Intégration </w:t>
            </w:r>
            <w:r w:rsidR="008E05D7">
              <w:rPr>
                <w:rFonts w:ascii="Calibri" w:eastAsia="Calibri" w:hAnsi="Calibri" w:cs="Calibri"/>
                <w:color w:val="000000" w:themeColor="text1"/>
              </w:rPr>
              <w:t xml:space="preserve">des </w:t>
            </w:r>
            <w:r w:rsidR="00012546">
              <w:rPr>
                <w:rFonts w:ascii="Calibri" w:eastAsia="Calibri" w:hAnsi="Calibri" w:cs="Calibri"/>
                <w:color w:val="000000" w:themeColor="text1"/>
              </w:rPr>
              <w:t xml:space="preserve">différentes UI </w:t>
            </w:r>
            <w:r w:rsidR="00F26966">
              <w:rPr>
                <w:rFonts w:ascii="Calibri" w:eastAsia="Calibri" w:hAnsi="Calibri" w:cs="Calibri"/>
                <w:color w:val="000000" w:themeColor="text1"/>
              </w:rPr>
              <w:t>et mis en place du système de c</w:t>
            </w:r>
            <w:r w:rsidR="007546D0">
              <w:rPr>
                <w:rFonts w:ascii="Calibri" w:eastAsia="Calibri" w:hAnsi="Calibri" w:cs="Calibri"/>
                <w:color w:val="000000" w:themeColor="text1"/>
              </w:rPr>
              <w:t>hiffrement</w:t>
            </w:r>
          </w:p>
        </w:tc>
        <w:tc>
          <w:tcPr>
            <w:tcW w:w="2253" w:type="dxa"/>
            <w:tcMar>
              <w:left w:w="105" w:type="dxa"/>
              <w:right w:w="105" w:type="dxa"/>
            </w:tcMar>
            <w:vAlign w:val="center"/>
          </w:tcPr>
          <w:p w14:paraId="0E612DF9" w14:textId="77777777" w:rsidR="007546D0" w:rsidRDefault="007546D0" w:rsidP="007546D0">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sidRPr="21B62C87">
              <w:rPr>
                <w:rFonts w:ascii="Calibri" w:eastAsia="Calibri" w:hAnsi="Calibri" w:cs="Calibri"/>
                <w:color w:val="000000" w:themeColor="text1"/>
              </w:rPr>
              <w:t>Romain HEMART,</w:t>
            </w:r>
          </w:p>
          <w:p w14:paraId="412D6972" w14:textId="77777777" w:rsidR="007546D0" w:rsidRDefault="007546D0" w:rsidP="007546D0">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sidRPr="21B62C87">
              <w:rPr>
                <w:rFonts w:ascii="Calibri" w:eastAsia="Calibri" w:hAnsi="Calibri" w:cs="Calibri"/>
                <w:color w:val="000000" w:themeColor="text1"/>
              </w:rPr>
              <w:t>Alban GODIER,</w:t>
            </w:r>
          </w:p>
          <w:p w14:paraId="063318E7" w14:textId="77777777" w:rsidR="007546D0" w:rsidRDefault="007546D0" w:rsidP="007546D0">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sidRPr="21B62C87">
              <w:rPr>
                <w:rFonts w:ascii="Calibri" w:eastAsia="Calibri" w:hAnsi="Calibri" w:cs="Calibri"/>
                <w:color w:val="000000" w:themeColor="text1"/>
              </w:rPr>
              <w:t>Cyr Manuel DJOKI et</w:t>
            </w:r>
          </w:p>
          <w:p w14:paraId="64D0C336" w14:textId="714F0B44" w:rsidR="008127BB" w:rsidRPr="21B62C87" w:rsidRDefault="007546D0" w:rsidP="007546D0">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sidRPr="21B62C87">
              <w:rPr>
                <w:rFonts w:ascii="Calibri" w:eastAsia="Calibri" w:hAnsi="Calibri" w:cs="Calibri"/>
                <w:color w:val="000000" w:themeColor="text1"/>
              </w:rPr>
              <w:t>Noah VOISIN</w:t>
            </w:r>
          </w:p>
        </w:tc>
        <w:tc>
          <w:tcPr>
            <w:tcW w:w="2259" w:type="dxa"/>
            <w:tcMar>
              <w:left w:w="105" w:type="dxa"/>
              <w:right w:w="105" w:type="dxa"/>
            </w:tcMar>
            <w:vAlign w:val="center"/>
          </w:tcPr>
          <w:p w14:paraId="37DDD6EB" w14:textId="6E82EF40" w:rsidR="008127BB" w:rsidRPr="21B62C87" w:rsidRDefault="007546D0" w:rsidP="21B62C87">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000000" w:themeColor="text1"/>
              </w:rPr>
            </w:pPr>
            <w:r>
              <w:rPr>
                <w:rFonts w:ascii="Calibri" w:eastAsia="Calibri" w:hAnsi="Calibri" w:cs="Calibri"/>
                <w:color w:val="000000" w:themeColor="text1"/>
              </w:rPr>
              <w:t>19/05/2025</w:t>
            </w:r>
          </w:p>
        </w:tc>
      </w:tr>
      <w:tr w:rsidR="005E59CB" w14:paraId="48A69D48" w14:textId="77777777" w:rsidTr="21B62C87">
        <w:trPr>
          <w:trHeight w:val="300"/>
        </w:trPr>
        <w:tc>
          <w:tcPr>
            <w:cnfStyle w:val="001000000000" w:firstRow="0" w:lastRow="0" w:firstColumn="1" w:lastColumn="0" w:oddVBand="0" w:evenVBand="0" w:oddHBand="0" w:evenHBand="0" w:firstRowFirstColumn="0" w:firstRowLastColumn="0" w:lastRowFirstColumn="0" w:lastRowLastColumn="0"/>
            <w:tcW w:w="2244" w:type="dxa"/>
            <w:tcMar>
              <w:left w:w="105" w:type="dxa"/>
              <w:right w:w="105" w:type="dxa"/>
            </w:tcMar>
            <w:vAlign w:val="center"/>
          </w:tcPr>
          <w:p w14:paraId="762E8C57" w14:textId="210E6899" w:rsidR="005E59CB" w:rsidRPr="5E6C24A0" w:rsidRDefault="005E59CB" w:rsidP="21B62C87">
            <w:pPr>
              <w:jc w:val="center"/>
              <w:rPr>
                <w:rFonts w:ascii="Calibri" w:eastAsia="Calibri" w:hAnsi="Calibri" w:cs="Calibri"/>
                <w:color w:val="000000" w:themeColor="text1"/>
              </w:rPr>
            </w:pPr>
            <w:r>
              <w:rPr>
                <w:rFonts w:ascii="Calibri" w:eastAsia="Calibri" w:hAnsi="Calibri" w:cs="Calibri"/>
                <w:color w:val="000000" w:themeColor="text1"/>
              </w:rPr>
              <w:t>3.0</w:t>
            </w:r>
          </w:p>
        </w:tc>
        <w:tc>
          <w:tcPr>
            <w:tcW w:w="2238" w:type="dxa"/>
            <w:tcMar>
              <w:left w:w="105" w:type="dxa"/>
              <w:right w:w="105" w:type="dxa"/>
            </w:tcMar>
            <w:vAlign w:val="center"/>
          </w:tcPr>
          <w:p w14:paraId="72CADB04" w14:textId="4A6AA5D3" w:rsidR="005E59CB" w:rsidRDefault="00A41980" w:rsidP="21B62C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Pr>
                <w:rFonts w:ascii="Calibri" w:eastAsia="Calibri" w:hAnsi="Calibri" w:cs="Calibri"/>
                <w:color w:val="000000" w:themeColor="text1"/>
              </w:rPr>
              <w:t xml:space="preserve">Réalisation d’une application </w:t>
            </w:r>
            <w:r w:rsidR="00041412">
              <w:rPr>
                <w:rFonts w:ascii="Calibri" w:eastAsia="Calibri" w:hAnsi="Calibri" w:cs="Calibri"/>
                <w:color w:val="000000" w:themeColor="text1"/>
              </w:rPr>
              <w:t xml:space="preserve">de </w:t>
            </w:r>
            <w:r w:rsidR="00AD72EC">
              <w:rPr>
                <w:rFonts w:ascii="Calibri" w:eastAsia="Calibri" w:hAnsi="Calibri" w:cs="Calibri"/>
                <w:color w:val="000000" w:themeColor="text1"/>
              </w:rPr>
              <w:t>contrôle</w:t>
            </w:r>
            <w:r w:rsidR="00041412">
              <w:rPr>
                <w:rFonts w:ascii="Calibri" w:eastAsia="Calibri" w:hAnsi="Calibri" w:cs="Calibri"/>
                <w:color w:val="000000" w:themeColor="text1"/>
              </w:rPr>
              <w:t xml:space="preserve"> </w:t>
            </w:r>
            <w:r w:rsidR="00AD72EC">
              <w:rPr>
                <w:rFonts w:ascii="Calibri" w:eastAsia="Calibri" w:hAnsi="Calibri" w:cs="Calibri"/>
                <w:color w:val="000000" w:themeColor="text1"/>
              </w:rPr>
              <w:t>à distance</w:t>
            </w:r>
            <w:r w:rsidR="004865C8">
              <w:rPr>
                <w:rFonts w:ascii="Calibri" w:eastAsia="Calibri" w:hAnsi="Calibri" w:cs="Calibri"/>
                <w:color w:val="000000" w:themeColor="text1"/>
              </w:rPr>
              <w:t xml:space="preserve">, intégration de la priorisation des </w:t>
            </w:r>
            <w:r w:rsidR="2E59B7BF" w:rsidRPr="2965771A">
              <w:rPr>
                <w:rFonts w:ascii="Calibri" w:eastAsia="Calibri" w:hAnsi="Calibri" w:cs="Calibri"/>
                <w:color w:val="000000" w:themeColor="text1"/>
              </w:rPr>
              <w:t>tâches</w:t>
            </w:r>
            <w:r w:rsidR="00F94AA5">
              <w:rPr>
                <w:rFonts w:ascii="Calibri" w:eastAsia="Calibri" w:hAnsi="Calibri" w:cs="Calibri"/>
                <w:color w:val="000000" w:themeColor="text1"/>
              </w:rPr>
              <w:t xml:space="preserve">, </w:t>
            </w:r>
            <w:r w:rsidR="000C1CF9">
              <w:rPr>
                <w:rFonts w:ascii="Calibri" w:eastAsia="Calibri" w:hAnsi="Calibri" w:cs="Calibri"/>
                <w:color w:val="000000" w:themeColor="text1"/>
              </w:rPr>
              <w:t>paral</w:t>
            </w:r>
            <w:r w:rsidR="00827F48">
              <w:rPr>
                <w:rFonts w:ascii="Calibri" w:eastAsia="Calibri" w:hAnsi="Calibri" w:cs="Calibri"/>
                <w:color w:val="000000" w:themeColor="text1"/>
              </w:rPr>
              <w:t>lélisation de ces dernières</w:t>
            </w:r>
            <w:r w:rsidR="006E05FA">
              <w:rPr>
                <w:rFonts w:ascii="Calibri" w:eastAsia="Calibri" w:hAnsi="Calibri" w:cs="Calibri"/>
                <w:color w:val="000000" w:themeColor="text1"/>
              </w:rPr>
              <w:t xml:space="preserve"> et ajout </w:t>
            </w:r>
            <w:r w:rsidR="004105E3">
              <w:rPr>
                <w:rFonts w:ascii="Calibri" w:eastAsia="Calibri" w:hAnsi="Calibri" w:cs="Calibri"/>
                <w:color w:val="000000" w:themeColor="text1"/>
              </w:rPr>
              <w:t xml:space="preserve">de </w:t>
            </w:r>
            <w:r w:rsidR="2E59B7BF" w:rsidRPr="2965771A">
              <w:rPr>
                <w:rFonts w:ascii="Calibri" w:eastAsia="Calibri" w:hAnsi="Calibri" w:cs="Calibri"/>
                <w:color w:val="000000" w:themeColor="text1"/>
              </w:rPr>
              <w:t>nouvelles</w:t>
            </w:r>
            <w:r w:rsidR="004105E3">
              <w:rPr>
                <w:rFonts w:ascii="Calibri" w:eastAsia="Calibri" w:hAnsi="Calibri" w:cs="Calibri"/>
                <w:color w:val="000000" w:themeColor="text1"/>
              </w:rPr>
              <w:t xml:space="preserve"> commandes</w:t>
            </w:r>
          </w:p>
        </w:tc>
        <w:tc>
          <w:tcPr>
            <w:tcW w:w="2253" w:type="dxa"/>
            <w:tcMar>
              <w:left w:w="105" w:type="dxa"/>
              <w:right w:w="105" w:type="dxa"/>
            </w:tcMar>
            <w:vAlign w:val="center"/>
          </w:tcPr>
          <w:p w14:paraId="55704A41" w14:textId="77777777" w:rsidR="00F85598" w:rsidRDefault="00F85598" w:rsidP="00F8559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21B62C87">
              <w:rPr>
                <w:rFonts w:ascii="Calibri" w:eastAsia="Calibri" w:hAnsi="Calibri" w:cs="Calibri"/>
                <w:color w:val="000000" w:themeColor="text1"/>
              </w:rPr>
              <w:t>Romain HEMART,</w:t>
            </w:r>
          </w:p>
          <w:p w14:paraId="4FDD7F5F" w14:textId="77777777" w:rsidR="00F85598" w:rsidRDefault="00F85598" w:rsidP="00F8559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21B62C87">
              <w:rPr>
                <w:rFonts w:ascii="Calibri" w:eastAsia="Calibri" w:hAnsi="Calibri" w:cs="Calibri"/>
                <w:color w:val="000000" w:themeColor="text1"/>
              </w:rPr>
              <w:t>Alban GODIER,</w:t>
            </w:r>
          </w:p>
          <w:p w14:paraId="7F6C3E98" w14:textId="77777777" w:rsidR="00F85598" w:rsidRDefault="00F85598" w:rsidP="00F8559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21B62C87">
              <w:rPr>
                <w:rFonts w:ascii="Calibri" w:eastAsia="Calibri" w:hAnsi="Calibri" w:cs="Calibri"/>
                <w:color w:val="000000" w:themeColor="text1"/>
              </w:rPr>
              <w:t>Cyr Manuel DJOKI et</w:t>
            </w:r>
          </w:p>
          <w:p w14:paraId="6B411A91" w14:textId="76AA3A50" w:rsidR="005E59CB" w:rsidRPr="21B62C87" w:rsidRDefault="00F85598" w:rsidP="00F85598">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sidRPr="21B62C87">
              <w:rPr>
                <w:rFonts w:ascii="Calibri" w:eastAsia="Calibri" w:hAnsi="Calibri" w:cs="Calibri"/>
                <w:color w:val="000000" w:themeColor="text1"/>
              </w:rPr>
              <w:t>Noah VOISIN</w:t>
            </w:r>
          </w:p>
        </w:tc>
        <w:tc>
          <w:tcPr>
            <w:tcW w:w="2259" w:type="dxa"/>
            <w:tcMar>
              <w:left w:w="105" w:type="dxa"/>
              <w:right w:w="105" w:type="dxa"/>
            </w:tcMar>
            <w:vAlign w:val="center"/>
          </w:tcPr>
          <w:p w14:paraId="3BA51F18" w14:textId="54A4BC95" w:rsidR="005E59CB" w:rsidRDefault="00F85598" w:rsidP="21B62C87">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000000" w:themeColor="text1"/>
              </w:rPr>
            </w:pPr>
            <w:r>
              <w:rPr>
                <w:rFonts w:ascii="Calibri" w:eastAsia="Calibri" w:hAnsi="Calibri" w:cs="Calibri"/>
                <w:color w:val="000000" w:themeColor="text1"/>
              </w:rPr>
              <w:t>01/05</w:t>
            </w:r>
            <w:r w:rsidR="008917FB">
              <w:rPr>
                <w:rFonts w:ascii="Calibri" w:eastAsia="Calibri" w:hAnsi="Calibri" w:cs="Calibri"/>
                <w:color w:val="000000" w:themeColor="text1"/>
              </w:rPr>
              <w:t>/2025</w:t>
            </w:r>
          </w:p>
        </w:tc>
      </w:tr>
    </w:tbl>
    <w:p w14:paraId="105D57AF" w14:textId="7A4C8209" w:rsidR="004D73E8" w:rsidRDefault="004D73E8" w:rsidP="00F66BCA">
      <w:pPr>
        <w:rPr>
          <w:rFonts w:ascii="Calibri" w:hAnsi="Calibri" w:cs="Calibri"/>
        </w:rPr>
      </w:pPr>
    </w:p>
    <w:p w14:paraId="11C27C5C" w14:textId="77777777" w:rsidR="00F66BCA" w:rsidRDefault="00F66BCA" w:rsidP="00F66BCA">
      <w:pPr>
        <w:rPr>
          <w:rFonts w:ascii="Calibri" w:hAnsi="Calibri" w:cs="Calibri"/>
        </w:rPr>
      </w:pPr>
    </w:p>
    <w:p w14:paraId="701C12B4" w14:textId="77777777" w:rsidR="00F66BCA" w:rsidRDefault="00F66BCA" w:rsidP="00F66BCA">
      <w:pPr>
        <w:rPr>
          <w:rFonts w:ascii="Calibri" w:hAnsi="Calibri" w:cs="Calibri"/>
        </w:rPr>
      </w:pPr>
    </w:p>
    <w:p w14:paraId="12E247C4" w14:textId="77777777" w:rsidR="00F66BCA" w:rsidRDefault="00F66BCA" w:rsidP="00F66BCA">
      <w:pPr>
        <w:rPr>
          <w:rFonts w:ascii="Calibri" w:hAnsi="Calibri" w:cs="Calibri"/>
        </w:rPr>
      </w:pPr>
    </w:p>
    <w:p w14:paraId="5A541D8E" w14:textId="406965A6" w:rsidR="00F66BCA" w:rsidRDefault="00F66BCA" w:rsidP="00F66BCA">
      <w:pPr>
        <w:rPr>
          <w:rFonts w:ascii="Calibri" w:hAnsi="Calibri" w:cs="Calibri"/>
        </w:rPr>
      </w:pPr>
    </w:p>
    <w:p w14:paraId="21798481" w14:textId="77777777" w:rsidR="00CF51CF" w:rsidRDefault="00CF51CF">
      <w:pPr>
        <w:pStyle w:val="TOCHeading"/>
        <w:rPr>
          <w:rFonts w:asciiTheme="minorHAnsi" w:eastAsiaTheme="minorEastAsia" w:hAnsiTheme="minorHAnsi" w:cstheme="minorBidi"/>
          <w:color w:val="auto"/>
          <w:kern w:val="2"/>
          <w:sz w:val="22"/>
          <w:szCs w:val="22"/>
          <w:lang w:eastAsia="en-US"/>
          <w14:ligatures w14:val="standardContextual"/>
        </w:rPr>
      </w:pPr>
    </w:p>
    <w:p w14:paraId="335EB50B" w14:textId="77777777" w:rsidR="00CF51CF" w:rsidRDefault="00CF51CF">
      <w:pPr>
        <w:pStyle w:val="TOCHeading"/>
        <w:rPr>
          <w:rFonts w:asciiTheme="minorHAnsi" w:eastAsiaTheme="minorEastAsia" w:hAnsiTheme="minorHAnsi" w:cstheme="minorBidi"/>
          <w:color w:val="auto"/>
          <w:kern w:val="2"/>
          <w:sz w:val="22"/>
          <w:szCs w:val="22"/>
          <w:lang w:eastAsia="en-US"/>
          <w14:ligatures w14:val="standardContextual"/>
        </w:rPr>
      </w:pPr>
    </w:p>
    <w:p w14:paraId="615F4DE3" w14:textId="77777777" w:rsidR="00CF51CF" w:rsidRDefault="00CF51CF">
      <w:pPr>
        <w:pStyle w:val="TOCHeading"/>
        <w:rPr>
          <w:rFonts w:asciiTheme="minorHAnsi" w:eastAsiaTheme="minorEastAsia" w:hAnsiTheme="minorHAnsi" w:cstheme="minorBidi"/>
          <w:color w:val="auto"/>
          <w:kern w:val="2"/>
          <w:sz w:val="22"/>
          <w:szCs w:val="22"/>
          <w:lang w:eastAsia="en-US"/>
          <w14:ligatures w14:val="standardContextual"/>
        </w:rPr>
      </w:pPr>
    </w:p>
    <w:p w14:paraId="36B64F5B" w14:textId="77777777" w:rsidR="00CF51CF" w:rsidRDefault="00CF51CF">
      <w:pPr>
        <w:pStyle w:val="TOCHeading"/>
        <w:rPr>
          <w:rFonts w:asciiTheme="minorHAnsi" w:eastAsiaTheme="minorEastAsia" w:hAnsiTheme="minorHAnsi" w:cstheme="minorBidi"/>
          <w:color w:val="auto"/>
          <w:kern w:val="2"/>
          <w:sz w:val="22"/>
          <w:szCs w:val="22"/>
          <w:lang w:eastAsia="en-US"/>
          <w14:ligatures w14:val="standardContextual"/>
        </w:rPr>
      </w:pPr>
    </w:p>
    <w:p w14:paraId="6111F7B3" w14:textId="77777777" w:rsidR="00CF51CF" w:rsidRDefault="00CF51CF">
      <w:pPr>
        <w:pStyle w:val="TOCHeading"/>
        <w:rPr>
          <w:rFonts w:asciiTheme="minorHAnsi" w:eastAsiaTheme="minorEastAsia" w:hAnsiTheme="minorHAnsi" w:cstheme="minorBidi"/>
          <w:color w:val="auto"/>
          <w:kern w:val="2"/>
          <w:sz w:val="22"/>
          <w:szCs w:val="22"/>
          <w:lang w:eastAsia="en-US"/>
          <w14:ligatures w14:val="standardContextual"/>
        </w:rPr>
      </w:pPr>
    </w:p>
    <w:p w14:paraId="20E5D231" w14:textId="77777777" w:rsidR="00CF51CF" w:rsidRDefault="00CF51CF">
      <w:pPr>
        <w:pStyle w:val="TOCHeading"/>
        <w:rPr>
          <w:rFonts w:asciiTheme="minorHAnsi" w:eastAsiaTheme="minorEastAsia" w:hAnsiTheme="minorHAnsi" w:cstheme="minorBidi"/>
          <w:color w:val="auto"/>
          <w:kern w:val="2"/>
          <w:sz w:val="22"/>
          <w:szCs w:val="22"/>
          <w:lang w:eastAsia="en-US"/>
          <w14:ligatures w14:val="standardContextual"/>
        </w:rPr>
      </w:pPr>
    </w:p>
    <w:p w14:paraId="1BE75AAA" w14:textId="77777777" w:rsidR="00CF51CF" w:rsidRDefault="00CF51CF">
      <w:pPr>
        <w:pStyle w:val="TOCHeading"/>
        <w:rPr>
          <w:rFonts w:asciiTheme="minorHAnsi" w:eastAsiaTheme="minorEastAsia" w:hAnsiTheme="minorHAnsi" w:cstheme="minorBidi"/>
          <w:color w:val="auto"/>
          <w:kern w:val="2"/>
          <w:sz w:val="22"/>
          <w:szCs w:val="22"/>
          <w:lang w:eastAsia="en-US"/>
          <w14:ligatures w14:val="standardContextual"/>
        </w:rPr>
      </w:pPr>
    </w:p>
    <w:sdt>
      <w:sdtPr>
        <w:rPr>
          <w:rFonts w:asciiTheme="minorHAnsi" w:eastAsiaTheme="minorEastAsia" w:hAnsiTheme="minorHAnsi" w:cstheme="minorBidi"/>
          <w:color w:val="auto"/>
          <w:kern w:val="2"/>
          <w:sz w:val="22"/>
          <w:szCs w:val="22"/>
          <w:lang w:eastAsia="en-US"/>
          <w14:ligatures w14:val="standardContextual"/>
        </w:rPr>
        <w:id w:val="30904031"/>
        <w:docPartObj>
          <w:docPartGallery w:val="Table of Contents"/>
          <w:docPartUnique/>
        </w:docPartObj>
      </w:sdtPr>
      <w:sdtEndPr>
        <w:rPr>
          <w:rFonts w:ascii="Calibri" w:hAnsi="Calibri" w:cs="Calibri"/>
        </w:rPr>
      </w:sdtEndPr>
      <w:sdtContent>
        <w:p w14:paraId="6C649671" w14:textId="14DAA8B5" w:rsidR="00A207F9" w:rsidRPr="00CF51CF" w:rsidRDefault="532328B3">
          <w:pPr>
            <w:pStyle w:val="TOCHeading"/>
            <w:rPr>
              <w:rFonts w:ascii="Calibri" w:eastAsia="Calibri" w:hAnsi="Calibri" w:cs="Calibri"/>
            </w:rPr>
          </w:pPr>
          <w:r w:rsidRPr="00CF51CF">
            <w:rPr>
              <w:rFonts w:ascii="Calibri" w:hAnsi="Calibri" w:cs="Calibri"/>
            </w:rPr>
            <w:t>Table des matières</w:t>
          </w:r>
        </w:p>
        <w:p w14:paraId="752C731A" w14:textId="3375F06D" w:rsidR="00CF51CF" w:rsidRDefault="00DC35C1">
          <w:pPr>
            <w:pStyle w:val="TOC1"/>
            <w:tabs>
              <w:tab w:val="left" w:pos="440"/>
              <w:tab w:val="right" w:leader="dot" w:pos="9062"/>
            </w:tabs>
            <w:rPr>
              <w:rFonts w:eastAsiaTheme="minorEastAsia"/>
              <w:noProof/>
              <w:sz w:val="24"/>
              <w:szCs w:val="24"/>
              <w:lang w:eastAsia="fr-FR"/>
            </w:rPr>
          </w:pPr>
          <w:r w:rsidRPr="00CF51CF">
            <w:rPr>
              <w:rFonts w:ascii="Calibri" w:hAnsi="Calibri" w:cs="Calibri"/>
            </w:rPr>
            <w:fldChar w:fldCharType="begin"/>
          </w:r>
          <w:r w:rsidR="532328B3" w:rsidRPr="00CF51CF">
            <w:rPr>
              <w:rFonts w:ascii="Calibri" w:hAnsi="Calibri" w:cs="Calibri"/>
            </w:rPr>
            <w:instrText>TOC \o "1-3" \z \u \h</w:instrText>
          </w:r>
          <w:r w:rsidRPr="00CF51CF">
            <w:rPr>
              <w:rFonts w:ascii="Calibri" w:hAnsi="Calibri" w:cs="Calibri"/>
            </w:rPr>
            <w:fldChar w:fldCharType="separate"/>
          </w:r>
          <w:hyperlink w:anchor="_Toc199685008" w:history="1">
            <w:r w:rsidR="00CF51CF" w:rsidRPr="009F55A0">
              <w:rPr>
                <w:rStyle w:val="Hyperlink"/>
                <w:rFonts w:ascii="Calibri" w:hAnsi="Calibri" w:cs="Calibri"/>
                <w:noProof/>
              </w:rPr>
              <w:t>1.</w:t>
            </w:r>
            <w:r w:rsidR="00CF51CF">
              <w:rPr>
                <w:rFonts w:eastAsiaTheme="minorEastAsia"/>
                <w:noProof/>
                <w:sz w:val="24"/>
                <w:szCs w:val="24"/>
                <w:lang w:eastAsia="fr-FR"/>
              </w:rPr>
              <w:tab/>
            </w:r>
            <w:r w:rsidR="00CF51CF" w:rsidRPr="009F55A0">
              <w:rPr>
                <w:rStyle w:val="Hyperlink"/>
                <w:rFonts w:ascii="Calibri" w:hAnsi="Calibri" w:cs="Calibri"/>
                <w:noProof/>
              </w:rPr>
              <w:t>Introduction</w:t>
            </w:r>
            <w:r w:rsidR="00CF51CF">
              <w:rPr>
                <w:noProof/>
                <w:webHidden/>
              </w:rPr>
              <w:tab/>
            </w:r>
            <w:r w:rsidR="00CF51CF">
              <w:rPr>
                <w:noProof/>
                <w:webHidden/>
              </w:rPr>
              <w:fldChar w:fldCharType="begin"/>
            </w:r>
            <w:r w:rsidR="00CF51CF">
              <w:rPr>
                <w:noProof/>
                <w:webHidden/>
              </w:rPr>
              <w:instrText xml:space="preserve"> PAGEREF _Toc199685008 \h </w:instrText>
            </w:r>
            <w:r w:rsidR="00CF51CF">
              <w:rPr>
                <w:noProof/>
                <w:webHidden/>
              </w:rPr>
            </w:r>
            <w:r w:rsidR="00CF51CF">
              <w:rPr>
                <w:noProof/>
                <w:webHidden/>
              </w:rPr>
              <w:fldChar w:fldCharType="separate"/>
            </w:r>
            <w:r w:rsidR="00CF51CF">
              <w:rPr>
                <w:noProof/>
                <w:webHidden/>
              </w:rPr>
              <w:t>3</w:t>
            </w:r>
            <w:r w:rsidR="00CF51CF">
              <w:rPr>
                <w:noProof/>
                <w:webHidden/>
              </w:rPr>
              <w:fldChar w:fldCharType="end"/>
            </w:r>
          </w:hyperlink>
        </w:p>
        <w:p w14:paraId="4548998A" w14:textId="0239A4DF" w:rsidR="00CF51CF" w:rsidRDefault="00CF51CF">
          <w:pPr>
            <w:pStyle w:val="TOC1"/>
            <w:tabs>
              <w:tab w:val="left" w:pos="440"/>
              <w:tab w:val="right" w:leader="dot" w:pos="9062"/>
            </w:tabs>
            <w:rPr>
              <w:rFonts w:eastAsiaTheme="minorEastAsia"/>
              <w:noProof/>
              <w:sz w:val="24"/>
              <w:szCs w:val="24"/>
              <w:lang w:eastAsia="fr-FR"/>
            </w:rPr>
          </w:pPr>
          <w:hyperlink w:anchor="_Toc199685009" w:history="1">
            <w:r w:rsidRPr="009F55A0">
              <w:rPr>
                <w:rStyle w:val="Hyperlink"/>
                <w:rFonts w:ascii="Calibri" w:hAnsi="Calibri" w:cs="Calibri"/>
                <w:noProof/>
              </w:rPr>
              <w:t>2.</w:t>
            </w:r>
            <w:r>
              <w:rPr>
                <w:rFonts w:eastAsiaTheme="minorEastAsia"/>
                <w:noProof/>
                <w:sz w:val="24"/>
                <w:szCs w:val="24"/>
                <w:lang w:eastAsia="fr-FR"/>
              </w:rPr>
              <w:tab/>
            </w:r>
            <w:r w:rsidRPr="009F55A0">
              <w:rPr>
                <w:rStyle w:val="Hyperlink"/>
                <w:rFonts w:ascii="Calibri" w:hAnsi="Calibri" w:cs="Calibri"/>
                <w:noProof/>
              </w:rPr>
              <w:t>Contenu de ce document</w:t>
            </w:r>
            <w:r>
              <w:rPr>
                <w:noProof/>
                <w:webHidden/>
              </w:rPr>
              <w:tab/>
            </w:r>
            <w:r>
              <w:rPr>
                <w:noProof/>
                <w:webHidden/>
              </w:rPr>
              <w:fldChar w:fldCharType="begin"/>
            </w:r>
            <w:r>
              <w:rPr>
                <w:noProof/>
                <w:webHidden/>
              </w:rPr>
              <w:instrText xml:space="preserve"> PAGEREF _Toc199685009 \h </w:instrText>
            </w:r>
            <w:r>
              <w:rPr>
                <w:noProof/>
                <w:webHidden/>
              </w:rPr>
            </w:r>
            <w:r>
              <w:rPr>
                <w:noProof/>
                <w:webHidden/>
              </w:rPr>
              <w:fldChar w:fldCharType="separate"/>
            </w:r>
            <w:r>
              <w:rPr>
                <w:noProof/>
                <w:webHidden/>
              </w:rPr>
              <w:t>3</w:t>
            </w:r>
            <w:r>
              <w:rPr>
                <w:noProof/>
                <w:webHidden/>
              </w:rPr>
              <w:fldChar w:fldCharType="end"/>
            </w:r>
          </w:hyperlink>
        </w:p>
        <w:p w14:paraId="0D372EF5" w14:textId="7F8AE149" w:rsidR="00CF51CF" w:rsidRDefault="00CF51CF">
          <w:pPr>
            <w:pStyle w:val="TOC1"/>
            <w:tabs>
              <w:tab w:val="left" w:pos="440"/>
              <w:tab w:val="right" w:leader="dot" w:pos="9062"/>
            </w:tabs>
            <w:rPr>
              <w:rFonts w:eastAsiaTheme="minorEastAsia"/>
              <w:noProof/>
              <w:sz w:val="24"/>
              <w:szCs w:val="24"/>
              <w:lang w:eastAsia="fr-FR"/>
            </w:rPr>
          </w:pPr>
          <w:hyperlink w:anchor="_Toc199685010" w:history="1">
            <w:r w:rsidRPr="009F55A0">
              <w:rPr>
                <w:rStyle w:val="Hyperlink"/>
                <w:rFonts w:ascii="Calibri" w:hAnsi="Calibri" w:cs="Calibri"/>
                <w:noProof/>
              </w:rPr>
              <w:t>3.</w:t>
            </w:r>
            <w:r>
              <w:rPr>
                <w:rFonts w:eastAsiaTheme="minorEastAsia"/>
                <w:noProof/>
                <w:sz w:val="24"/>
                <w:szCs w:val="24"/>
                <w:lang w:eastAsia="fr-FR"/>
              </w:rPr>
              <w:tab/>
            </w:r>
            <w:r w:rsidRPr="009F55A0">
              <w:rPr>
                <w:rStyle w:val="Hyperlink"/>
                <w:rFonts w:ascii="Calibri" w:hAnsi="Calibri" w:cs="Calibri"/>
                <w:noProof/>
              </w:rPr>
              <w:t>Utilisation de l’interface graphique</w:t>
            </w:r>
            <w:r>
              <w:rPr>
                <w:noProof/>
                <w:webHidden/>
              </w:rPr>
              <w:tab/>
            </w:r>
            <w:r>
              <w:rPr>
                <w:noProof/>
                <w:webHidden/>
              </w:rPr>
              <w:fldChar w:fldCharType="begin"/>
            </w:r>
            <w:r>
              <w:rPr>
                <w:noProof/>
                <w:webHidden/>
              </w:rPr>
              <w:instrText xml:space="preserve"> PAGEREF _Toc199685010 \h </w:instrText>
            </w:r>
            <w:r>
              <w:rPr>
                <w:noProof/>
                <w:webHidden/>
              </w:rPr>
            </w:r>
            <w:r>
              <w:rPr>
                <w:noProof/>
                <w:webHidden/>
              </w:rPr>
              <w:fldChar w:fldCharType="separate"/>
            </w:r>
            <w:r>
              <w:rPr>
                <w:noProof/>
                <w:webHidden/>
              </w:rPr>
              <w:t>3</w:t>
            </w:r>
            <w:r>
              <w:rPr>
                <w:noProof/>
                <w:webHidden/>
              </w:rPr>
              <w:fldChar w:fldCharType="end"/>
            </w:r>
          </w:hyperlink>
        </w:p>
        <w:p w14:paraId="19112F18" w14:textId="2AA3B96A" w:rsidR="00CF51CF" w:rsidRDefault="00CF51CF">
          <w:pPr>
            <w:pStyle w:val="TOC2"/>
            <w:tabs>
              <w:tab w:val="left" w:pos="960"/>
              <w:tab w:val="right" w:leader="dot" w:pos="9062"/>
            </w:tabs>
            <w:rPr>
              <w:rFonts w:eastAsiaTheme="minorEastAsia"/>
              <w:noProof/>
              <w:sz w:val="24"/>
              <w:szCs w:val="24"/>
              <w:lang w:eastAsia="fr-FR"/>
            </w:rPr>
          </w:pPr>
          <w:hyperlink w:anchor="_Toc199685011" w:history="1">
            <w:r w:rsidRPr="009F55A0">
              <w:rPr>
                <w:rStyle w:val="Hyperlink"/>
                <w:rFonts w:ascii="Calibri" w:hAnsi="Calibri" w:cs="Calibri"/>
                <w:noProof/>
              </w:rPr>
              <w:t>3.1</w:t>
            </w:r>
            <w:r>
              <w:rPr>
                <w:rFonts w:eastAsiaTheme="minorEastAsia"/>
                <w:noProof/>
                <w:sz w:val="24"/>
                <w:szCs w:val="24"/>
                <w:lang w:eastAsia="fr-FR"/>
              </w:rPr>
              <w:tab/>
            </w:r>
            <w:r w:rsidRPr="009F55A0">
              <w:rPr>
                <w:rStyle w:val="Hyperlink"/>
                <w:rFonts w:ascii="Calibri" w:hAnsi="Calibri" w:cs="Calibri"/>
                <w:noProof/>
              </w:rPr>
              <w:t>Aperçue de l’interface</w:t>
            </w:r>
            <w:r>
              <w:rPr>
                <w:noProof/>
                <w:webHidden/>
              </w:rPr>
              <w:tab/>
            </w:r>
            <w:r>
              <w:rPr>
                <w:noProof/>
                <w:webHidden/>
              </w:rPr>
              <w:fldChar w:fldCharType="begin"/>
            </w:r>
            <w:r>
              <w:rPr>
                <w:noProof/>
                <w:webHidden/>
              </w:rPr>
              <w:instrText xml:space="preserve"> PAGEREF _Toc199685011 \h </w:instrText>
            </w:r>
            <w:r>
              <w:rPr>
                <w:noProof/>
                <w:webHidden/>
              </w:rPr>
            </w:r>
            <w:r>
              <w:rPr>
                <w:noProof/>
                <w:webHidden/>
              </w:rPr>
              <w:fldChar w:fldCharType="separate"/>
            </w:r>
            <w:r>
              <w:rPr>
                <w:noProof/>
                <w:webHidden/>
              </w:rPr>
              <w:t>3</w:t>
            </w:r>
            <w:r>
              <w:rPr>
                <w:noProof/>
                <w:webHidden/>
              </w:rPr>
              <w:fldChar w:fldCharType="end"/>
            </w:r>
          </w:hyperlink>
        </w:p>
        <w:p w14:paraId="43486723" w14:textId="68F4EABC" w:rsidR="00CF51CF" w:rsidRDefault="00CF51CF">
          <w:pPr>
            <w:pStyle w:val="TOC2"/>
            <w:tabs>
              <w:tab w:val="left" w:pos="960"/>
              <w:tab w:val="right" w:leader="dot" w:pos="9062"/>
            </w:tabs>
            <w:rPr>
              <w:rFonts w:eastAsiaTheme="minorEastAsia"/>
              <w:noProof/>
              <w:sz w:val="24"/>
              <w:szCs w:val="24"/>
              <w:lang w:eastAsia="fr-FR"/>
            </w:rPr>
          </w:pPr>
          <w:hyperlink w:anchor="_Toc199685012" w:history="1">
            <w:r w:rsidRPr="009F55A0">
              <w:rPr>
                <w:rStyle w:val="Hyperlink"/>
                <w:rFonts w:ascii="Calibri" w:hAnsi="Calibri" w:cs="Calibri"/>
                <w:noProof/>
              </w:rPr>
              <w:t>3.2</w:t>
            </w:r>
            <w:r>
              <w:rPr>
                <w:rFonts w:eastAsiaTheme="minorEastAsia"/>
                <w:noProof/>
                <w:sz w:val="24"/>
                <w:szCs w:val="24"/>
                <w:lang w:eastAsia="fr-FR"/>
              </w:rPr>
              <w:tab/>
            </w:r>
            <w:r w:rsidRPr="009F55A0">
              <w:rPr>
                <w:rStyle w:val="Hyperlink"/>
                <w:rFonts w:ascii="Calibri" w:hAnsi="Calibri" w:cs="Calibri"/>
                <w:noProof/>
              </w:rPr>
              <w:t>Page Job list</w:t>
            </w:r>
            <w:r>
              <w:rPr>
                <w:noProof/>
                <w:webHidden/>
              </w:rPr>
              <w:tab/>
            </w:r>
            <w:r>
              <w:rPr>
                <w:noProof/>
                <w:webHidden/>
              </w:rPr>
              <w:fldChar w:fldCharType="begin"/>
            </w:r>
            <w:r>
              <w:rPr>
                <w:noProof/>
                <w:webHidden/>
              </w:rPr>
              <w:instrText xml:space="preserve"> PAGEREF _Toc199685012 \h </w:instrText>
            </w:r>
            <w:r>
              <w:rPr>
                <w:noProof/>
                <w:webHidden/>
              </w:rPr>
            </w:r>
            <w:r>
              <w:rPr>
                <w:noProof/>
                <w:webHidden/>
              </w:rPr>
              <w:fldChar w:fldCharType="separate"/>
            </w:r>
            <w:r>
              <w:rPr>
                <w:noProof/>
                <w:webHidden/>
              </w:rPr>
              <w:t>4</w:t>
            </w:r>
            <w:r>
              <w:rPr>
                <w:noProof/>
                <w:webHidden/>
              </w:rPr>
              <w:fldChar w:fldCharType="end"/>
            </w:r>
          </w:hyperlink>
        </w:p>
        <w:p w14:paraId="4BA98521" w14:textId="62AE6453" w:rsidR="00CF51CF" w:rsidRDefault="00CF51CF">
          <w:pPr>
            <w:pStyle w:val="TOC2"/>
            <w:tabs>
              <w:tab w:val="left" w:pos="960"/>
              <w:tab w:val="right" w:leader="dot" w:pos="9062"/>
            </w:tabs>
            <w:rPr>
              <w:rFonts w:eastAsiaTheme="minorEastAsia"/>
              <w:noProof/>
              <w:sz w:val="24"/>
              <w:szCs w:val="24"/>
              <w:lang w:eastAsia="fr-FR"/>
            </w:rPr>
          </w:pPr>
          <w:hyperlink w:anchor="_Toc199685013" w:history="1">
            <w:r w:rsidRPr="009F55A0">
              <w:rPr>
                <w:rStyle w:val="Hyperlink"/>
                <w:rFonts w:ascii="Calibri" w:hAnsi="Calibri" w:cs="Calibri"/>
                <w:noProof/>
              </w:rPr>
              <w:t>3.3</w:t>
            </w:r>
            <w:r>
              <w:rPr>
                <w:rFonts w:eastAsiaTheme="minorEastAsia"/>
                <w:noProof/>
                <w:sz w:val="24"/>
                <w:szCs w:val="24"/>
                <w:lang w:eastAsia="fr-FR"/>
              </w:rPr>
              <w:tab/>
            </w:r>
            <w:r w:rsidRPr="009F55A0">
              <w:rPr>
                <w:rStyle w:val="Hyperlink"/>
                <w:rFonts w:ascii="Calibri" w:hAnsi="Calibri" w:cs="Calibri"/>
                <w:noProof/>
              </w:rPr>
              <w:t>Page running job</w:t>
            </w:r>
            <w:r>
              <w:rPr>
                <w:noProof/>
                <w:webHidden/>
              </w:rPr>
              <w:tab/>
            </w:r>
            <w:r>
              <w:rPr>
                <w:noProof/>
                <w:webHidden/>
              </w:rPr>
              <w:fldChar w:fldCharType="begin"/>
            </w:r>
            <w:r>
              <w:rPr>
                <w:noProof/>
                <w:webHidden/>
              </w:rPr>
              <w:instrText xml:space="preserve"> PAGEREF _Toc199685013 \h </w:instrText>
            </w:r>
            <w:r>
              <w:rPr>
                <w:noProof/>
                <w:webHidden/>
              </w:rPr>
            </w:r>
            <w:r>
              <w:rPr>
                <w:noProof/>
                <w:webHidden/>
              </w:rPr>
              <w:fldChar w:fldCharType="separate"/>
            </w:r>
            <w:r>
              <w:rPr>
                <w:noProof/>
                <w:webHidden/>
              </w:rPr>
              <w:t>6</w:t>
            </w:r>
            <w:r>
              <w:rPr>
                <w:noProof/>
                <w:webHidden/>
              </w:rPr>
              <w:fldChar w:fldCharType="end"/>
            </w:r>
          </w:hyperlink>
        </w:p>
        <w:p w14:paraId="41650D8B" w14:textId="2B69F308" w:rsidR="00CF51CF" w:rsidRDefault="00CF51CF">
          <w:pPr>
            <w:pStyle w:val="TOC2"/>
            <w:tabs>
              <w:tab w:val="left" w:pos="960"/>
              <w:tab w:val="right" w:leader="dot" w:pos="9062"/>
            </w:tabs>
            <w:rPr>
              <w:rFonts w:eastAsiaTheme="minorEastAsia"/>
              <w:noProof/>
              <w:sz w:val="24"/>
              <w:szCs w:val="24"/>
              <w:lang w:eastAsia="fr-FR"/>
            </w:rPr>
          </w:pPr>
          <w:hyperlink w:anchor="_Toc199685014" w:history="1">
            <w:r w:rsidRPr="009F55A0">
              <w:rPr>
                <w:rStyle w:val="Hyperlink"/>
                <w:rFonts w:ascii="Calibri" w:hAnsi="Calibri" w:cs="Calibri"/>
                <w:noProof/>
              </w:rPr>
              <w:t>3.4</w:t>
            </w:r>
            <w:r>
              <w:rPr>
                <w:rFonts w:eastAsiaTheme="minorEastAsia"/>
                <w:noProof/>
                <w:sz w:val="24"/>
                <w:szCs w:val="24"/>
                <w:lang w:eastAsia="fr-FR"/>
              </w:rPr>
              <w:tab/>
            </w:r>
            <w:r w:rsidRPr="009F55A0">
              <w:rPr>
                <w:rStyle w:val="Hyperlink"/>
                <w:rFonts w:ascii="Calibri" w:hAnsi="Calibri" w:cs="Calibri"/>
                <w:noProof/>
              </w:rPr>
              <w:t>Page configuration</w:t>
            </w:r>
            <w:r>
              <w:rPr>
                <w:noProof/>
                <w:webHidden/>
              </w:rPr>
              <w:tab/>
            </w:r>
            <w:r>
              <w:rPr>
                <w:noProof/>
                <w:webHidden/>
              </w:rPr>
              <w:fldChar w:fldCharType="begin"/>
            </w:r>
            <w:r>
              <w:rPr>
                <w:noProof/>
                <w:webHidden/>
              </w:rPr>
              <w:instrText xml:space="preserve"> PAGEREF _Toc199685014 \h </w:instrText>
            </w:r>
            <w:r>
              <w:rPr>
                <w:noProof/>
                <w:webHidden/>
              </w:rPr>
            </w:r>
            <w:r>
              <w:rPr>
                <w:noProof/>
                <w:webHidden/>
              </w:rPr>
              <w:fldChar w:fldCharType="separate"/>
            </w:r>
            <w:r>
              <w:rPr>
                <w:noProof/>
                <w:webHidden/>
              </w:rPr>
              <w:t>7</w:t>
            </w:r>
            <w:r>
              <w:rPr>
                <w:noProof/>
                <w:webHidden/>
              </w:rPr>
              <w:fldChar w:fldCharType="end"/>
            </w:r>
          </w:hyperlink>
        </w:p>
        <w:p w14:paraId="5CC55D12" w14:textId="5FB5C662" w:rsidR="00CF51CF" w:rsidRDefault="00CF51CF">
          <w:pPr>
            <w:pStyle w:val="TOC2"/>
            <w:tabs>
              <w:tab w:val="left" w:pos="960"/>
              <w:tab w:val="right" w:leader="dot" w:pos="9062"/>
            </w:tabs>
            <w:rPr>
              <w:rFonts w:eastAsiaTheme="minorEastAsia"/>
              <w:noProof/>
              <w:sz w:val="24"/>
              <w:szCs w:val="24"/>
              <w:lang w:eastAsia="fr-FR"/>
            </w:rPr>
          </w:pPr>
          <w:hyperlink w:anchor="_Toc199685015" w:history="1">
            <w:r w:rsidRPr="009F55A0">
              <w:rPr>
                <w:rStyle w:val="Hyperlink"/>
                <w:rFonts w:ascii="Calibri" w:hAnsi="Calibri" w:cs="Calibri"/>
                <w:noProof/>
              </w:rPr>
              <w:t>3.5</w:t>
            </w:r>
            <w:r>
              <w:rPr>
                <w:rFonts w:eastAsiaTheme="minorEastAsia"/>
                <w:noProof/>
                <w:sz w:val="24"/>
                <w:szCs w:val="24"/>
                <w:lang w:eastAsia="fr-FR"/>
              </w:rPr>
              <w:tab/>
            </w:r>
            <w:r w:rsidRPr="009F55A0">
              <w:rPr>
                <w:rStyle w:val="Hyperlink"/>
                <w:rFonts w:ascii="Calibri" w:hAnsi="Calibri" w:cs="Calibri"/>
                <w:noProof/>
              </w:rPr>
              <w:t>Page log</w:t>
            </w:r>
            <w:r>
              <w:rPr>
                <w:noProof/>
                <w:webHidden/>
              </w:rPr>
              <w:tab/>
            </w:r>
            <w:r>
              <w:rPr>
                <w:noProof/>
                <w:webHidden/>
              </w:rPr>
              <w:fldChar w:fldCharType="begin"/>
            </w:r>
            <w:r>
              <w:rPr>
                <w:noProof/>
                <w:webHidden/>
              </w:rPr>
              <w:instrText xml:space="preserve"> PAGEREF _Toc199685015 \h </w:instrText>
            </w:r>
            <w:r>
              <w:rPr>
                <w:noProof/>
                <w:webHidden/>
              </w:rPr>
            </w:r>
            <w:r>
              <w:rPr>
                <w:noProof/>
                <w:webHidden/>
              </w:rPr>
              <w:fldChar w:fldCharType="separate"/>
            </w:r>
            <w:r>
              <w:rPr>
                <w:noProof/>
                <w:webHidden/>
              </w:rPr>
              <w:t>8</w:t>
            </w:r>
            <w:r>
              <w:rPr>
                <w:noProof/>
                <w:webHidden/>
              </w:rPr>
              <w:fldChar w:fldCharType="end"/>
            </w:r>
          </w:hyperlink>
        </w:p>
        <w:p w14:paraId="1A9051A2" w14:textId="71C4B848" w:rsidR="00CF51CF" w:rsidRDefault="00CF51CF">
          <w:pPr>
            <w:pStyle w:val="TOC2"/>
            <w:tabs>
              <w:tab w:val="left" w:pos="960"/>
              <w:tab w:val="right" w:leader="dot" w:pos="9062"/>
            </w:tabs>
            <w:rPr>
              <w:rFonts w:eastAsiaTheme="minorEastAsia"/>
              <w:noProof/>
              <w:sz w:val="24"/>
              <w:szCs w:val="24"/>
              <w:lang w:eastAsia="fr-FR"/>
            </w:rPr>
          </w:pPr>
          <w:hyperlink w:anchor="_Toc199685016" w:history="1">
            <w:r w:rsidRPr="009F55A0">
              <w:rPr>
                <w:rStyle w:val="Hyperlink"/>
                <w:rFonts w:ascii="Calibri" w:hAnsi="Calibri" w:cs="Calibri"/>
                <w:noProof/>
              </w:rPr>
              <w:t>3.6</w:t>
            </w:r>
            <w:r>
              <w:rPr>
                <w:rFonts w:eastAsiaTheme="minorEastAsia"/>
                <w:noProof/>
                <w:sz w:val="24"/>
                <w:szCs w:val="24"/>
                <w:lang w:eastAsia="fr-FR"/>
              </w:rPr>
              <w:tab/>
            </w:r>
            <w:r w:rsidRPr="009F55A0">
              <w:rPr>
                <w:rStyle w:val="Hyperlink"/>
                <w:rFonts w:ascii="Calibri" w:hAnsi="Calibri" w:cs="Calibri"/>
                <w:noProof/>
              </w:rPr>
              <w:t>Application de contrôle distant : EasyRemote</w:t>
            </w:r>
            <w:r>
              <w:rPr>
                <w:noProof/>
                <w:webHidden/>
              </w:rPr>
              <w:tab/>
            </w:r>
            <w:r>
              <w:rPr>
                <w:noProof/>
                <w:webHidden/>
              </w:rPr>
              <w:fldChar w:fldCharType="begin"/>
            </w:r>
            <w:r>
              <w:rPr>
                <w:noProof/>
                <w:webHidden/>
              </w:rPr>
              <w:instrText xml:space="preserve"> PAGEREF _Toc199685016 \h </w:instrText>
            </w:r>
            <w:r>
              <w:rPr>
                <w:noProof/>
                <w:webHidden/>
              </w:rPr>
            </w:r>
            <w:r>
              <w:rPr>
                <w:noProof/>
                <w:webHidden/>
              </w:rPr>
              <w:fldChar w:fldCharType="separate"/>
            </w:r>
            <w:r>
              <w:rPr>
                <w:noProof/>
                <w:webHidden/>
              </w:rPr>
              <w:t>9</w:t>
            </w:r>
            <w:r>
              <w:rPr>
                <w:noProof/>
                <w:webHidden/>
              </w:rPr>
              <w:fldChar w:fldCharType="end"/>
            </w:r>
          </w:hyperlink>
        </w:p>
        <w:p w14:paraId="2D988261" w14:textId="1702A77F" w:rsidR="00CF51CF" w:rsidRDefault="00CF51CF">
          <w:pPr>
            <w:pStyle w:val="TOC3"/>
            <w:tabs>
              <w:tab w:val="right" w:leader="dot" w:pos="9062"/>
            </w:tabs>
            <w:rPr>
              <w:rFonts w:eastAsiaTheme="minorEastAsia"/>
              <w:noProof/>
              <w:sz w:val="24"/>
              <w:szCs w:val="24"/>
              <w:lang w:eastAsia="fr-FR"/>
            </w:rPr>
          </w:pPr>
          <w:hyperlink w:anchor="_Toc199685017" w:history="1">
            <w:r w:rsidRPr="009F55A0">
              <w:rPr>
                <w:rStyle w:val="Hyperlink"/>
                <w:rFonts w:ascii="Calibri" w:eastAsia="Calibri" w:hAnsi="Calibri" w:cs="Calibri"/>
                <w:noProof/>
              </w:rPr>
              <w:t>La liste des travaux</w:t>
            </w:r>
            <w:r>
              <w:rPr>
                <w:noProof/>
                <w:webHidden/>
              </w:rPr>
              <w:tab/>
            </w:r>
            <w:r>
              <w:rPr>
                <w:noProof/>
                <w:webHidden/>
              </w:rPr>
              <w:fldChar w:fldCharType="begin"/>
            </w:r>
            <w:r>
              <w:rPr>
                <w:noProof/>
                <w:webHidden/>
              </w:rPr>
              <w:instrText xml:space="preserve"> PAGEREF _Toc199685017 \h </w:instrText>
            </w:r>
            <w:r>
              <w:rPr>
                <w:noProof/>
                <w:webHidden/>
              </w:rPr>
            </w:r>
            <w:r>
              <w:rPr>
                <w:noProof/>
                <w:webHidden/>
              </w:rPr>
              <w:fldChar w:fldCharType="separate"/>
            </w:r>
            <w:r>
              <w:rPr>
                <w:noProof/>
                <w:webHidden/>
              </w:rPr>
              <w:t>9</w:t>
            </w:r>
            <w:r>
              <w:rPr>
                <w:noProof/>
                <w:webHidden/>
              </w:rPr>
              <w:fldChar w:fldCharType="end"/>
            </w:r>
          </w:hyperlink>
        </w:p>
        <w:p w14:paraId="4ECE8480" w14:textId="7D490010" w:rsidR="00CF51CF" w:rsidRDefault="00CF51CF">
          <w:pPr>
            <w:pStyle w:val="TOC3"/>
            <w:tabs>
              <w:tab w:val="right" w:leader="dot" w:pos="9062"/>
            </w:tabs>
            <w:rPr>
              <w:rFonts w:eastAsiaTheme="minorEastAsia"/>
              <w:noProof/>
              <w:sz w:val="24"/>
              <w:szCs w:val="24"/>
              <w:lang w:eastAsia="fr-FR"/>
            </w:rPr>
          </w:pPr>
          <w:hyperlink w:anchor="_Toc199685018" w:history="1">
            <w:r w:rsidRPr="009F55A0">
              <w:rPr>
                <w:rStyle w:val="Hyperlink"/>
                <w:rFonts w:ascii="Calibri" w:eastAsia="Calibri" w:hAnsi="Calibri" w:cs="Calibri"/>
                <w:noProof/>
              </w:rPr>
              <w:t>Travaux en cours</w:t>
            </w:r>
            <w:r>
              <w:rPr>
                <w:noProof/>
                <w:webHidden/>
              </w:rPr>
              <w:tab/>
            </w:r>
            <w:r>
              <w:rPr>
                <w:noProof/>
                <w:webHidden/>
              </w:rPr>
              <w:fldChar w:fldCharType="begin"/>
            </w:r>
            <w:r>
              <w:rPr>
                <w:noProof/>
                <w:webHidden/>
              </w:rPr>
              <w:instrText xml:space="preserve"> PAGEREF _Toc199685018 \h </w:instrText>
            </w:r>
            <w:r>
              <w:rPr>
                <w:noProof/>
                <w:webHidden/>
              </w:rPr>
            </w:r>
            <w:r>
              <w:rPr>
                <w:noProof/>
                <w:webHidden/>
              </w:rPr>
              <w:fldChar w:fldCharType="separate"/>
            </w:r>
            <w:r>
              <w:rPr>
                <w:noProof/>
                <w:webHidden/>
              </w:rPr>
              <w:t>10</w:t>
            </w:r>
            <w:r>
              <w:rPr>
                <w:noProof/>
                <w:webHidden/>
              </w:rPr>
              <w:fldChar w:fldCharType="end"/>
            </w:r>
          </w:hyperlink>
        </w:p>
        <w:p w14:paraId="440E0ED3" w14:textId="63BE045B" w:rsidR="00DC35C1" w:rsidRPr="00CF51CF" w:rsidRDefault="00DC35C1" w:rsidP="2DE0BF15">
          <w:pPr>
            <w:pStyle w:val="TOC3"/>
            <w:tabs>
              <w:tab w:val="right" w:leader="dot" w:pos="9060"/>
            </w:tabs>
            <w:rPr>
              <w:rStyle w:val="Hyperlink"/>
              <w:rFonts w:ascii="Calibri" w:hAnsi="Calibri" w:cs="Calibri"/>
              <w:noProof/>
            </w:rPr>
          </w:pPr>
          <w:r w:rsidRPr="00CF51CF">
            <w:rPr>
              <w:rFonts w:ascii="Calibri" w:hAnsi="Calibri" w:cs="Calibri"/>
            </w:rPr>
            <w:fldChar w:fldCharType="end"/>
          </w:r>
        </w:p>
      </w:sdtContent>
    </w:sdt>
    <w:p w14:paraId="3D0DDB48" w14:textId="6A5B9CE0" w:rsidR="532328B3" w:rsidRDefault="532328B3" w:rsidP="532328B3">
      <w:pPr>
        <w:pStyle w:val="TOC2"/>
        <w:tabs>
          <w:tab w:val="left" w:pos="660"/>
          <w:tab w:val="right" w:leader="dot" w:pos="9060"/>
        </w:tabs>
        <w:rPr>
          <w:rStyle w:val="Hyperlink"/>
        </w:rPr>
      </w:pPr>
    </w:p>
    <w:p w14:paraId="69EC4D1B" w14:textId="64D73901" w:rsidR="00A207F9" w:rsidRDefault="00A207F9"/>
    <w:p w14:paraId="6D7A4EA6" w14:textId="77777777" w:rsidR="004D73E8" w:rsidRDefault="004D73E8" w:rsidP="008E098C">
      <w:pPr>
        <w:jc w:val="center"/>
        <w:rPr>
          <w:rFonts w:ascii="Calibri" w:hAnsi="Calibri" w:cs="Calibri"/>
        </w:rPr>
      </w:pPr>
    </w:p>
    <w:p w14:paraId="6C9EC1AF" w14:textId="77777777" w:rsidR="001613E9" w:rsidRDefault="001613E9" w:rsidP="008E098C">
      <w:pPr>
        <w:jc w:val="center"/>
        <w:rPr>
          <w:rFonts w:ascii="Calibri" w:hAnsi="Calibri" w:cs="Calibri"/>
        </w:rPr>
      </w:pPr>
    </w:p>
    <w:p w14:paraId="26B9FF44" w14:textId="77777777" w:rsidR="00EC54D8" w:rsidRDefault="00EC54D8" w:rsidP="001613E9">
      <w:pPr>
        <w:rPr>
          <w:rFonts w:ascii="Calibri" w:hAnsi="Calibri" w:cs="Calibri"/>
        </w:rPr>
      </w:pPr>
      <w:r>
        <w:rPr>
          <w:rFonts w:ascii="Calibri" w:hAnsi="Calibri" w:cs="Calibri"/>
        </w:rPr>
        <w:br w:type="page"/>
      </w:r>
    </w:p>
    <w:p w14:paraId="4A334345" w14:textId="7F71566A" w:rsidR="00957D3F" w:rsidRPr="00FA1B81" w:rsidRDefault="532328B3" w:rsidP="00EC54D8">
      <w:pPr>
        <w:pStyle w:val="Heading1"/>
        <w:numPr>
          <w:ilvl w:val="0"/>
          <w:numId w:val="1"/>
        </w:numPr>
        <w:rPr>
          <w:rFonts w:ascii="Calibri" w:hAnsi="Calibri" w:cs="Calibri"/>
        </w:rPr>
      </w:pPr>
      <w:bookmarkStart w:id="0" w:name="_Toc199685008"/>
      <w:r w:rsidRPr="532328B3">
        <w:rPr>
          <w:rFonts w:ascii="Calibri" w:hAnsi="Calibri" w:cs="Calibri"/>
        </w:rPr>
        <w:t>Introduction</w:t>
      </w:r>
      <w:bookmarkEnd w:id="0"/>
      <w:r w:rsidRPr="532328B3">
        <w:rPr>
          <w:rFonts w:ascii="Calibri" w:hAnsi="Calibri" w:cs="Calibri"/>
        </w:rPr>
        <w:t> </w:t>
      </w:r>
    </w:p>
    <w:p w14:paraId="79862B38" w14:textId="77777777" w:rsidR="00A70B30" w:rsidRDefault="004E0F3B" w:rsidP="00355B33">
      <w:pPr>
        <w:jc w:val="both"/>
        <w:rPr>
          <w:rFonts w:ascii="Calibri" w:hAnsi="Calibri" w:cs="Calibri"/>
        </w:rPr>
      </w:pPr>
      <w:proofErr w:type="spellStart"/>
      <w:r w:rsidRPr="004E0F3B">
        <w:rPr>
          <w:rFonts w:ascii="Calibri" w:hAnsi="Calibri" w:cs="Calibri"/>
        </w:rPr>
        <w:t>EasySave</w:t>
      </w:r>
      <w:proofErr w:type="spellEnd"/>
      <w:r w:rsidRPr="004E0F3B">
        <w:rPr>
          <w:rFonts w:ascii="Calibri" w:hAnsi="Calibri" w:cs="Calibri"/>
        </w:rPr>
        <w:t xml:space="preserve"> est un logiciel de sauvegarde conçu pour permettre à l’utilisateur de lancer, gérer et suivre des travaux de sauvegarde de manière simple et flexible. </w:t>
      </w:r>
    </w:p>
    <w:p w14:paraId="41E86A7C" w14:textId="08D9C60F" w:rsidR="00AF742F" w:rsidRPr="003B04C0" w:rsidRDefault="532328B3" w:rsidP="00A70B30">
      <w:pPr>
        <w:pStyle w:val="Heading1"/>
        <w:numPr>
          <w:ilvl w:val="0"/>
          <w:numId w:val="1"/>
        </w:numPr>
        <w:rPr>
          <w:rFonts w:ascii="Calibri" w:hAnsi="Calibri" w:cs="Calibri"/>
        </w:rPr>
      </w:pPr>
      <w:bookmarkStart w:id="1" w:name="_Toc199685009"/>
      <w:r w:rsidRPr="532328B3">
        <w:rPr>
          <w:rFonts w:ascii="Calibri" w:hAnsi="Calibri" w:cs="Calibri"/>
        </w:rPr>
        <w:t>Contenu de ce document</w:t>
      </w:r>
      <w:bookmarkEnd w:id="1"/>
    </w:p>
    <w:p w14:paraId="4367DEA0" w14:textId="49F4E2FA" w:rsidR="008D54CA" w:rsidRPr="003B04C0" w:rsidRDefault="00A70B30" w:rsidP="00355B33">
      <w:pPr>
        <w:jc w:val="both"/>
        <w:rPr>
          <w:rFonts w:ascii="Calibri" w:hAnsi="Calibri" w:cs="Calibri"/>
        </w:rPr>
      </w:pPr>
      <w:r w:rsidRPr="003B04C0">
        <w:rPr>
          <w:rFonts w:ascii="Calibri" w:hAnsi="Calibri" w:cs="Calibri"/>
        </w:rPr>
        <w:t xml:space="preserve">Ce document </w:t>
      </w:r>
      <w:r w:rsidR="003B04C0" w:rsidRPr="003B04C0">
        <w:rPr>
          <w:rFonts w:ascii="Calibri" w:hAnsi="Calibri" w:cs="Calibri"/>
        </w:rPr>
        <w:t>va référencer les commandes que l’utilisateur peut effectuer et le guider sur les fonctionnalités de celle-ci.</w:t>
      </w:r>
    </w:p>
    <w:p w14:paraId="0E233331" w14:textId="2DAF3DB9" w:rsidR="00B11501" w:rsidRPr="00274247" w:rsidRDefault="532328B3" w:rsidP="005B5198">
      <w:pPr>
        <w:pStyle w:val="Heading1"/>
        <w:numPr>
          <w:ilvl w:val="0"/>
          <w:numId w:val="1"/>
        </w:numPr>
        <w:rPr>
          <w:rFonts w:ascii="Calibri" w:hAnsi="Calibri" w:cs="Calibri"/>
        </w:rPr>
      </w:pPr>
      <w:bookmarkStart w:id="2" w:name="_Toc199685010"/>
      <w:r w:rsidRPr="532328B3">
        <w:rPr>
          <w:rFonts w:ascii="Calibri" w:hAnsi="Calibri" w:cs="Calibri"/>
        </w:rPr>
        <w:t>Utilisation de l’interface graphique</w:t>
      </w:r>
      <w:bookmarkEnd w:id="2"/>
    </w:p>
    <w:p w14:paraId="1B410CCB" w14:textId="77777777" w:rsidR="00F058CD" w:rsidRPr="00274247" w:rsidRDefault="532328B3" w:rsidP="005B5198">
      <w:pPr>
        <w:pStyle w:val="Heading2"/>
        <w:numPr>
          <w:ilvl w:val="1"/>
          <w:numId w:val="1"/>
        </w:numPr>
        <w:rPr>
          <w:rFonts w:ascii="Calibri" w:hAnsi="Calibri" w:cs="Calibri"/>
        </w:rPr>
      </w:pPr>
      <w:bookmarkStart w:id="3" w:name="_Toc199685011"/>
      <w:r w:rsidRPr="532328B3">
        <w:rPr>
          <w:rFonts w:ascii="Calibri" w:hAnsi="Calibri" w:cs="Calibri"/>
        </w:rPr>
        <w:t>Aperçue de l’interface</w:t>
      </w:r>
      <w:bookmarkEnd w:id="3"/>
    </w:p>
    <w:p w14:paraId="796839F1" w14:textId="2A86A788" w:rsidR="001722C0" w:rsidRPr="008D54CA" w:rsidRDefault="00AD71AD" w:rsidP="00355B33">
      <w:pPr>
        <w:jc w:val="both"/>
        <w:rPr>
          <w:rFonts w:ascii="Calibri" w:hAnsi="Calibri" w:cs="Calibri"/>
        </w:rPr>
      </w:pPr>
      <w:r w:rsidRPr="00274247">
        <w:rPr>
          <w:rFonts w:ascii="Calibri" w:hAnsi="Calibri" w:cs="Calibri"/>
        </w:rPr>
        <w:t>Dans cette partie, nous allons</w:t>
      </w:r>
      <w:r w:rsidR="00985C81" w:rsidRPr="00274247">
        <w:rPr>
          <w:rFonts w:ascii="Calibri" w:hAnsi="Calibri" w:cs="Calibri"/>
        </w:rPr>
        <w:t xml:space="preserve"> voir </w:t>
      </w:r>
      <w:r w:rsidR="008F77F3" w:rsidRPr="00274247">
        <w:rPr>
          <w:rFonts w:ascii="Calibri" w:hAnsi="Calibri" w:cs="Calibri"/>
        </w:rPr>
        <w:t xml:space="preserve">les différents </w:t>
      </w:r>
      <w:r w:rsidR="001D7D8A" w:rsidRPr="00274247">
        <w:rPr>
          <w:rFonts w:ascii="Calibri" w:hAnsi="Calibri" w:cs="Calibri"/>
        </w:rPr>
        <w:t>affichages relatifs</w:t>
      </w:r>
      <w:r w:rsidR="008F77F3" w:rsidRPr="00274247">
        <w:rPr>
          <w:rFonts w:ascii="Calibri" w:hAnsi="Calibri" w:cs="Calibri"/>
        </w:rPr>
        <w:t xml:space="preserve"> </w:t>
      </w:r>
      <w:r w:rsidR="001604E3" w:rsidRPr="00274247">
        <w:rPr>
          <w:rFonts w:ascii="Calibri" w:hAnsi="Calibri" w:cs="Calibri"/>
        </w:rPr>
        <w:t xml:space="preserve">à la visualisation de </w:t>
      </w:r>
      <w:r w:rsidR="0042140A" w:rsidRPr="00274247">
        <w:rPr>
          <w:rFonts w:ascii="Calibri" w:hAnsi="Calibri" w:cs="Calibri"/>
        </w:rPr>
        <w:t xml:space="preserve">l’application console par </w:t>
      </w:r>
      <w:r w:rsidR="001D7D8A" w:rsidRPr="00274247">
        <w:rPr>
          <w:rFonts w:ascii="Calibri" w:hAnsi="Calibri" w:cs="Calibri"/>
        </w:rPr>
        <w:t>l’utilisateur</w:t>
      </w:r>
      <w:r w:rsidR="00591414">
        <w:rPr>
          <w:rFonts w:ascii="Calibri" w:hAnsi="Calibri" w:cs="Calibri"/>
        </w:rPr>
        <w:t>.</w:t>
      </w:r>
    </w:p>
    <w:p w14:paraId="09416424" w14:textId="03851274" w:rsidR="1233246C" w:rsidRDefault="05ED1C41" w:rsidP="1233246C">
      <w:pPr>
        <w:jc w:val="both"/>
        <w:rPr>
          <w:rFonts w:ascii="Calibri" w:hAnsi="Calibri" w:cs="Calibri"/>
        </w:rPr>
      </w:pPr>
      <w:r w:rsidRPr="05ED1C41">
        <w:rPr>
          <w:rFonts w:ascii="Calibri" w:hAnsi="Calibri" w:cs="Calibri"/>
        </w:rPr>
        <w:t xml:space="preserve">Voici </w:t>
      </w:r>
      <w:r w:rsidR="63550393" w:rsidRPr="63550393">
        <w:rPr>
          <w:rFonts w:ascii="Calibri" w:hAnsi="Calibri" w:cs="Calibri"/>
        </w:rPr>
        <w:t>un aperçu</w:t>
      </w:r>
      <w:r w:rsidR="045CEC61" w:rsidRPr="045CEC61">
        <w:rPr>
          <w:rFonts w:ascii="Calibri" w:hAnsi="Calibri" w:cs="Calibri"/>
        </w:rPr>
        <w:t xml:space="preserve"> de </w:t>
      </w:r>
      <w:r w:rsidR="2CAF35D7" w:rsidRPr="2CAF35D7">
        <w:rPr>
          <w:rFonts w:ascii="Calibri" w:hAnsi="Calibri" w:cs="Calibri"/>
        </w:rPr>
        <w:t>l’interface</w:t>
      </w:r>
      <w:r w:rsidR="4118881F" w:rsidRPr="4130A43C">
        <w:rPr>
          <w:rFonts w:ascii="Calibri" w:hAnsi="Calibri" w:cs="Calibri"/>
        </w:rPr>
        <w:t xml:space="preserve"> :</w:t>
      </w:r>
    </w:p>
    <w:p w14:paraId="34743452" w14:textId="28C20A21" w:rsidR="00355B33" w:rsidRDefault="48DA2711" w:rsidP="00355B33">
      <w:pPr>
        <w:jc w:val="both"/>
      </w:pPr>
      <w:r w:rsidRPr="48DA2711">
        <w:rPr>
          <w:rFonts w:ascii="Calibri" w:hAnsi="Calibri" w:cs="Calibri"/>
        </w:rPr>
        <w:t xml:space="preserve"> </w:t>
      </w:r>
      <w:r>
        <w:rPr>
          <w:noProof/>
        </w:rPr>
        <w:drawing>
          <wp:inline distT="0" distB="0" distL="0" distR="0" wp14:anchorId="33602DD8" wp14:editId="0DD9985F">
            <wp:extent cx="5762625" cy="3209925"/>
            <wp:effectExtent l="0" t="0" r="0" b="0"/>
            <wp:docPr id="103866172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
                    <pic:cNvPicPr/>
                  </pic:nvPicPr>
                  <pic:blipFill>
                    <a:blip r:embed="rId11">
                      <a:extLst>
                        <a:ext uri="{28A0092B-C50C-407E-A947-70E740481C1C}">
                          <a14:useLocalDpi xmlns:a14="http://schemas.microsoft.com/office/drawing/2010/main" val="0"/>
                        </a:ext>
                      </a:extLst>
                    </a:blip>
                    <a:stretch>
                      <a:fillRect/>
                    </a:stretch>
                  </pic:blipFill>
                  <pic:spPr>
                    <a:xfrm>
                      <a:off x="0" y="0"/>
                      <a:ext cx="5762625" cy="3209925"/>
                    </a:xfrm>
                    <a:prstGeom prst="rect">
                      <a:avLst/>
                    </a:prstGeom>
                  </pic:spPr>
                </pic:pic>
              </a:graphicData>
            </a:graphic>
          </wp:inline>
        </w:drawing>
      </w:r>
    </w:p>
    <w:p w14:paraId="1FE2B694" w14:textId="2308EB44" w:rsidR="19A4B0FD" w:rsidRDefault="19A4B0FD" w:rsidP="4130A43C">
      <w:pPr>
        <w:jc w:val="both"/>
        <w:rPr>
          <w:rFonts w:ascii="Calibri" w:hAnsi="Calibri" w:cs="Calibri"/>
        </w:rPr>
      </w:pPr>
      <w:r w:rsidRPr="4130A43C">
        <w:rPr>
          <w:rFonts w:ascii="Calibri" w:hAnsi="Calibri" w:cs="Calibri"/>
        </w:rPr>
        <w:t xml:space="preserve">Cette dernière existe sous plusieurs langues disponibles en français et en anglais, vous pouvez rajouter les langues souhaitées en glissant sous format JSON les versions souhaitées dans le dossier « </w:t>
      </w:r>
      <w:proofErr w:type="spellStart"/>
      <w:r w:rsidRPr="4130A43C">
        <w:rPr>
          <w:rFonts w:ascii="Calibri" w:hAnsi="Calibri" w:cs="Calibri"/>
        </w:rPr>
        <w:t>Resources</w:t>
      </w:r>
      <w:proofErr w:type="spellEnd"/>
      <w:r w:rsidRPr="4130A43C">
        <w:rPr>
          <w:rFonts w:ascii="Calibri" w:hAnsi="Calibri" w:cs="Calibri"/>
        </w:rPr>
        <w:t>/</w:t>
      </w:r>
      <w:proofErr w:type="spellStart"/>
      <w:r w:rsidRPr="4130A43C">
        <w:rPr>
          <w:rFonts w:ascii="Calibri" w:hAnsi="Calibri" w:cs="Calibri"/>
        </w:rPr>
        <w:t>Language</w:t>
      </w:r>
      <w:proofErr w:type="spellEnd"/>
      <w:r w:rsidRPr="4130A43C">
        <w:rPr>
          <w:rFonts w:ascii="Calibri" w:hAnsi="Calibri" w:cs="Calibri"/>
        </w:rPr>
        <w:t xml:space="preserve"> ».</w:t>
      </w:r>
    </w:p>
    <w:p w14:paraId="204B6908" w14:textId="5DE121F4" w:rsidR="00C201B6" w:rsidRDefault="00C201B6" w:rsidP="00B74A9F">
      <w:pPr>
        <w:jc w:val="both"/>
        <w:rPr>
          <w:rFonts w:ascii="Calibri" w:hAnsi="Calibri" w:cs="Calibri"/>
        </w:rPr>
      </w:pPr>
      <w:r>
        <w:rPr>
          <w:rFonts w:ascii="Calibri" w:hAnsi="Calibri" w:cs="Calibri"/>
        </w:rPr>
        <w:br w:type="page"/>
      </w:r>
    </w:p>
    <w:p w14:paraId="3E720393" w14:textId="0DE6EA10" w:rsidR="00A32848" w:rsidRDefault="532328B3" w:rsidP="005B5198">
      <w:pPr>
        <w:pStyle w:val="Heading2"/>
        <w:numPr>
          <w:ilvl w:val="1"/>
          <w:numId w:val="1"/>
        </w:numPr>
        <w:rPr>
          <w:rFonts w:ascii="Calibri" w:hAnsi="Calibri" w:cs="Calibri"/>
        </w:rPr>
      </w:pPr>
      <w:bookmarkStart w:id="4" w:name="_Toc199685012"/>
      <w:r w:rsidRPr="532328B3">
        <w:rPr>
          <w:rFonts w:ascii="Calibri" w:hAnsi="Calibri" w:cs="Calibri"/>
        </w:rPr>
        <w:t xml:space="preserve">Page Job </w:t>
      </w:r>
      <w:proofErr w:type="spellStart"/>
      <w:r w:rsidRPr="532328B3">
        <w:rPr>
          <w:rFonts w:ascii="Calibri" w:hAnsi="Calibri" w:cs="Calibri"/>
        </w:rPr>
        <w:t>list</w:t>
      </w:r>
      <w:bookmarkEnd w:id="4"/>
      <w:proofErr w:type="spellEnd"/>
    </w:p>
    <w:p w14:paraId="129F8FAF" w14:textId="5A0B4A0B" w:rsidR="007F27CA" w:rsidRDefault="009E318D" w:rsidP="007F27CA">
      <w:pPr>
        <w:rPr>
          <w:rFonts w:ascii="Calibri" w:eastAsia="Calibri" w:hAnsi="Calibri" w:cs="Calibri"/>
        </w:rPr>
      </w:pPr>
      <w:r w:rsidRPr="35E1F489">
        <w:rPr>
          <w:rFonts w:ascii="Calibri" w:eastAsia="Calibri" w:hAnsi="Calibri" w:cs="Calibri"/>
        </w:rPr>
        <w:t>Dan</w:t>
      </w:r>
      <w:r w:rsidR="00C77C38" w:rsidRPr="35E1F489">
        <w:rPr>
          <w:rFonts w:ascii="Calibri" w:eastAsia="Calibri" w:hAnsi="Calibri" w:cs="Calibri"/>
        </w:rPr>
        <w:t>s cette partie</w:t>
      </w:r>
      <w:r w:rsidR="003F385B" w:rsidRPr="35E1F489">
        <w:rPr>
          <w:rFonts w:ascii="Calibri" w:eastAsia="Calibri" w:hAnsi="Calibri" w:cs="Calibri"/>
        </w:rPr>
        <w:t xml:space="preserve">, nous allons </w:t>
      </w:r>
      <w:r w:rsidR="007D4F41" w:rsidRPr="35E1F489">
        <w:rPr>
          <w:rFonts w:ascii="Calibri" w:eastAsia="Calibri" w:hAnsi="Calibri" w:cs="Calibri"/>
        </w:rPr>
        <w:t xml:space="preserve">venir </w:t>
      </w:r>
      <w:r w:rsidR="00D62E86" w:rsidRPr="35E1F489">
        <w:rPr>
          <w:rFonts w:ascii="Calibri" w:eastAsia="Calibri" w:hAnsi="Calibri" w:cs="Calibri"/>
        </w:rPr>
        <w:t xml:space="preserve">comprendre la structuration et les différents </w:t>
      </w:r>
      <w:r w:rsidR="0090031D" w:rsidRPr="35E1F489">
        <w:rPr>
          <w:rFonts w:ascii="Calibri" w:eastAsia="Calibri" w:hAnsi="Calibri" w:cs="Calibri"/>
        </w:rPr>
        <w:t xml:space="preserve">éléments relatifs </w:t>
      </w:r>
      <w:r w:rsidR="00DB566C" w:rsidRPr="35E1F489">
        <w:rPr>
          <w:rFonts w:ascii="Calibri" w:eastAsia="Calibri" w:hAnsi="Calibri" w:cs="Calibri"/>
        </w:rPr>
        <w:t xml:space="preserve">à la liste des jobs </w:t>
      </w:r>
      <w:r w:rsidR="0FD5EF89" w:rsidRPr="0FD5EF89">
        <w:rPr>
          <w:rFonts w:ascii="Calibri" w:eastAsia="Calibri" w:hAnsi="Calibri" w:cs="Calibri"/>
        </w:rPr>
        <w:t xml:space="preserve">enregistrés.  </w:t>
      </w:r>
    </w:p>
    <w:p w14:paraId="582FBA5C" w14:textId="4903FC9C" w:rsidR="00413685" w:rsidRDefault="001A1B0F" w:rsidP="007F27CA">
      <w:pPr>
        <w:rPr>
          <w:rFonts w:ascii="Calibri" w:eastAsia="Calibri" w:hAnsi="Calibri" w:cs="Calibri"/>
        </w:rPr>
      </w:pPr>
      <w:r w:rsidRPr="35E1F489">
        <w:rPr>
          <w:rFonts w:ascii="Calibri" w:eastAsia="Calibri" w:hAnsi="Calibri" w:cs="Calibri"/>
        </w:rPr>
        <w:t>Dans ce dernier, vous pouvez</w:t>
      </w:r>
      <w:r w:rsidR="0FD5EF89" w:rsidRPr="0FD5EF89">
        <w:rPr>
          <w:rFonts w:ascii="Calibri" w:eastAsia="Calibri" w:hAnsi="Calibri" w:cs="Calibri"/>
        </w:rPr>
        <w:t>,</w:t>
      </w:r>
      <w:r w:rsidRPr="35E1F489">
        <w:rPr>
          <w:rFonts w:ascii="Calibri" w:eastAsia="Calibri" w:hAnsi="Calibri" w:cs="Calibri"/>
        </w:rPr>
        <w:t xml:space="preserve"> dans un premier temps</w:t>
      </w:r>
      <w:r w:rsidR="0FD5EF89" w:rsidRPr="0FD5EF89">
        <w:rPr>
          <w:rFonts w:ascii="Calibri" w:eastAsia="Calibri" w:hAnsi="Calibri" w:cs="Calibri"/>
        </w:rPr>
        <w:t>, visualiser les</w:t>
      </w:r>
      <w:r w:rsidR="00C07708">
        <w:rPr>
          <w:rFonts w:ascii="Calibri" w:eastAsia="Calibri" w:hAnsi="Calibri" w:cs="Calibri"/>
        </w:rPr>
        <w:t xml:space="preserve"> différent</w:t>
      </w:r>
      <w:r w:rsidR="00321D65">
        <w:rPr>
          <w:rFonts w:ascii="Calibri" w:eastAsia="Calibri" w:hAnsi="Calibri" w:cs="Calibri"/>
        </w:rPr>
        <w:t xml:space="preserve">s </w:t>
      </w:r>
      <w:r w:rsidR="006F4D63">
        <w:rPr>
          <w:rFonts w:ascii="Calibri" w:eastAsia="Calibri" w:hAnsi="Calibri" w:cs="Calibri"/>
        </w:rPr>
        <w:t xml:space="preserve">travaux de </w:t>
      </w:r>
      <w:r w:rsidR="00413685">
        <w:rPr>
          <w:rFonts w:ascii="Calibri" w:eastAsia="Calibri" w:hAnsi="Calibri" w:cs="Calibri"/>
        </w:rPr>
        <w:t>sauvegarde</w:t>
      </w:r>
      <w:r w:rsidR="00321D65">
        <w:rPr>
          <w:rFonts w:ascii="Calibri" w:eastAsia="Calibri" w:hAnsi="Calibri" w:cs="Calibri"/>
        </w:rPr>
        <w:t xml:space="preserve"> </w:t>
      </w:r>
      <w:r w:rsidR="00BA488F">
        <w:rPr>
          <w:rFonts w:ascii="Calibri" w:eastAsia="Calibri" w:hAnsi="Calibri" w:cs="Calibri"/>
        </w:rPr>
        <w:t xml:space="preserve">ayant </w:t>
      </w:r>
      <w:r w:rsidR="0FD5EF89" w:rsidRPr="0FD5EF89">
        <w:rPr>
          <w:rFonts w:ascii="Calibri" w:eastAsia="Calibri" w:hAnsi="Calibri" w:cs="Calibri"/>
        </w:rPr>
        <w:t>été créés</w:t>
      </w:r>
      <w:r w:rsidR="00BA488F">
        <w:rPr>
          <w:rFonts w:ascii="Calibri" w:eastAsia="Calibri" w:hAnsi="Calibri" w:cs="Calibri"/>
        </w:rPr>
        <w:t xml:space="preserve">. </w:t>
      </w:r>
    </w:p>
    <w:p w14:paraId="2FCFA351" w14:textId="7ECD908B" w:rsidR="00395216" w:rsidRDefault="009B6EBB" w:rsidP="007F27CA">
      <w:pPr>
        <w:rPr>
          <w:rFonts w:ascii="Calibri" w:eastAsia="Calibri" w:hAnsi="Calibri" w:cs="Calibri"/>
        </w:rPr>
      </w:pPr>
      <w:r>
        <w:rPr>
          <w:rFonts w:ascii="Calibri" w:eastAsia="Calibri" w:hAnsi="Calibri" w:cs="Calibri"/>
        </w:rPr>
        <w:t>Ce dernier vous affiche</w:t>
      </w:r>
      <w:r w:rsidR="5AC1EB6F" w:rsidRPr="5AC1EB6F">
        <w:rPr>
          <w:rFonts w:ascii="Calibri" w:eastAsia="Calibri" w:hAnsi="Calibri" w:cs="Calibri"/>
        </w:rPr>
        <w:t>,</w:t>
      </w:r>
      <w:r>
        <w:rPr>
          <w:rFonts w:ascii="Calibri" w:eastAsia="Calibri" w:hAnsi="Calibri" w:cs="Calibri"/>
        </w:rPr>
        <w:t xml:space="preserve"> dans le </w:t>
      </w:r>
      <w:r w:rsidR="0077300C">
        <w:rPr>
          <w:rFonts w:ascii="Calibri" w:eastAsia="Calibri" w:hAnsi="Calibri" w:cs="Calibri"/>
        </w:rPr>
        <w:t xml:space="preserve">tableau, </w:t>
      </w:r>
      <w:r w:rsidR="0050392C">
        <w:rPr>
          <w:rFonts w:ascii="Calibri" w:eastAsia="Calibri" w:hAnsi="Calibri" w:cs="Calibri"/>
        </w:rPr>
        <w:t xml:space="preserve">le nom de ce dernier, </w:t>
      </w:r>
      <w:r w:rsidR="00A40F47">
        <w:rPr>
          <w:rFonts w:ascii="Calibri" w:eastAsia="Calibri" w:hAnsi="Calibri" w:cs="Calibri"/>
        </w:rPr>
        <w:t>son dossier source, son dossier de destination</w:t>
      </w:r>
      <w:r w:rsidR="00886814">
        <w:rPr>
          <w:rFonts w:ascii="Calibri" w:eastAsia="Calibri" w:hAnsi="Calibri" w:cs="Calibri"/>
        </w:rPr>
        <w:t xml:space="preserve">, le type de ce </w:t>
      </w:r>
      <w:r w:rsidR="006F4D63">
        <w:rPr>
          <w:rFonts w:ascii="Calibri" w:eastAsia="Calibri" w:hAnsi="Calibri" w:cs="Calibri"/>
        </w:rPr>
        <w:t xml:space="preserve">travail de sauvegarde </w:t>
      </w:r>
      <w:r w:rsidR="00330ED5">
        <w:rPr>
          <w:rFonts w:ascii="Calibri" w:eastAsia="Calibri" w:hAnsi="Calibri" w:cs="Calibri"/>
        </w:rPr>
        <w:t xml:space="preserve">ainsi que </w:t>
      </w:r>
      <w:r w:rsidR="009F227E">
        <w:rPr>
          <w:rFonts w:ascii="Calibri" w:eastAsia="Calibri" w:hAnsi="Calibri" w:cs="Calibri"/>
        </w:rPr>
        <w:t>les options de suppression et d’édition de</w:t>
      </w:r>
      <w:r w:rsidR="008F2E43">
        <w:rPr>
          <w:rFonts w:ascii="Calibri" w:eastAsia="Calibri" w:hAnsi="Calibri" w:cs="Calibri"/>
        </w:rPr>
        <w:t xml:space="preserve"> ces </w:t>
      </w:r>
      <w:r w:rsidR="20BB73F0" w:rsidRPr="20BB73F0">
        <w:rPr>
          <w:rFonts w:ascii="Calibri" w:eastAsia="Calibri" w:hAnsi="Calibri" w:cs="Calibri"/>
        </w:rPr>
        <w:t>derniers</w:t>
      </w:r>
      <w:r w:rsidR="008F2E43">
        <w:rPr>
          <w:rFonts w:ascii="Calibri" w:eastAsia="Calibri" w:hAnsi="Calibri" w:cs="Calibri"/>
        </w:rPr>
        <w:t>.</w:t>
      </w:r>
    </w:p>
    <w:p w14:paraId="63BB2653" w14:textId="29168B3E" w:rsidR="008D2B93" w:rsidRDefault="00C255F9" w:rsidP="007F27CA">
      <w:r>
        <w:rPr>
          <w:noProof/>
        </w:rPr>
        <w:drawing>
          <wp:inline distT="0" distB="0" distL="0" distR="0" wp14:anchorId="79FD9A8A" wp14:editId="167E82AB">
            <wp:extent cx="5638800" cy="3071003"/>
            <wp:effectExtent l="0" t="0" r="0" b="0"/>
            <wp:docPr id="1961549486" name="Image 2" descr="Une image contenant texte, capture d’écran, logiciel,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49486" name="Image 2" descr="Une image contenant texte, capture d’écran, logiciel, nombre&#10;&#10;Le contenu généré par l’IA peut être incorrect."/>
                    <pic:cNvPicPr>
                      <a:picLocks noChangeAspect="1" noChangeArrowheads="1"/>
                    </pic:cNvPicPr>
                  </pic:nvPicPr>
                  <pic:blipFill rotWithShape="1">
                    <a:blip r:embed="rId12">
                      <a:extLst>
                        <a:ext uri="{28A0092B-C50C-407E-A947-70E740481C1C}">
                          <a14:useLocalDpi xmlns:a14="http://schemas.microsoft.com/office/drawing/2010/main" val="0"/>
                        </a:ext>
                      </a:extLst>
                    </a:blip>
                    <a:srcRect l="828" t="1781" r="1290" b="2470"/>
                    <a:stretch/>
                  </pic:blipFill>
                  <pic:spPr bwMode="auto">
                    <a:xfrm>
                      <a:off x="0" y="0"/>
                      <a:ext cx="5638800" cy="3071003"/>
                    </a:xfrm>
                    <a:prstGeom prst="rect">
                      <a:avLst/>
                    </a:prstGeom>
                    <a:noFill/>
                    <a:ln>
                      <a:noFill/>
                    </a:ln>
                    <a:extLst>
                      <a:ext uri="{53640926-AAD7-44D8-BBD7-CCE9431645EC}">
                        <a14:shadowObscured xmlns:a14="http://schemas.microsoft.com/office/drawing/2010/main"/>
                      </a:ext>
                    </a:extLst>
                  </pic:spPr>
                </pic:pic>
              </a:graphicData>
            </a:graphic>
          </wp:inline>
        </w:drawing>
      </w:r>
    </w:p>
    <w:p w14:paraId="07C23AAB" w14:textId="3C994B13" w:rsidR="08D52942" w:rsidRDefault="08D52942" w:rsidP="08D52942">
      <w:pPr>
        <w:rPr>
          <w:rFonts w:ascii="Calibri" w:eastAsia="Calibri" w:hAnsi="Calibri" w:cs="Calibri"/>
        </w:rPr>
      </w:pPr>
      <w:r w:rsidRPr="08D52942">
        <w:rPr>
          <w:rFonts w:ascii="Calibri" w:eastAsia="Calibri" w:hAnsi="Calibri" w:cs="Calibri"/>
        </w:rPr>
        <w:t>La deuxième partie est l’activation de la fenêtre de modification et la création d’un travail de sauvegarde. Dans ce dernier, nous allons pouvoir venir modifier le nom du travail, son dossier source ainsi que de destination via l’ouverture d’un explorateur de fichiers Windows.</w:t>
      </w:r>
    </w:p>
    <w:p w14:paraId="6491A57F" w14:textId="13D6F45A" w:rsidR="00D41DC9" w:rsidRDefault="00EF58F0" w:rsidP="2B68BCC4">
      <w:pPr>
        <w:jc w:val="center"/>
      </w:pPr>
      <w:r>
        <w:rPr>
          <w:noProof/>
        </w:rPr>
        <w:drawing>
          <wp:inline distT="0" distB="0" distL="0" distR="0" wp14:anchorId="3868E435" wp14:editId="351DB6A3">
            <wp:extent cx="5760720" cy="3170776"/>
            <wp:effectExtent l="0" t="0" r="0" b="0"/>
            <wp:docPr id="2138851116" name="drawing"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51116" name="drawing" descr="Une image contenant texte, capture d’écran, logiciel, Icône d’ordinateur&#10;&#10;Le contenu généré par l’IA peut être incorrect."/>
                    <pic:cNvPicPr/>
                  </pic:nvPicPr>
                  <pic:blipFill>
                    <a:blip r:embed="rId13">
                      <a:extLst>
                        <a:ext uri="{28A0092B-C50C-407E-A947-70E740481C1C}">
                          <a14:useLocalDpi xmlns:a14="http://schemas.microsoft.com/office/drawing/2010/main" val="0"/>
                        </a:ext>
                      </a:extLst>
                    </a:blip>
                    <a:stretch>
                      <a:fillRect/>
                    </a:stretch>
                  </pic:blipFill>
                  <pic:spPr>
                    <a:xfrm>
                      <a:off x="0" y="0"/>
                      <a:ext cx="5760720" cy="3170776"/>
                    </a:xfrm>
                    <a:prstGeom prst="rect">
                      <a:avLst/>
                    </a:prstGeom>
                  </pic:spPr>
                </pic:pic>
              </a:graphicData>
            </a:graphic>
          </wp:inline>
        </w:drawing>
      </w:r>
    </w:p>
    <w:p w14:paraId="5CC0AF87" w14:textId="746DF762" w:rsidR="54C0FB1B" w:rsidRDefault="54C0FB1B" w:rsidP="54C0FB1B">
      <w:pPr>
        <w:rPr>
          <w:ins w:id="5" w:author="Microsoft Word" w:date="2025-05-19T16:36:00Z" w16du:dateUtc="2025-05-19T14:36:00Z"/>
          <w:rFonts w:ascii="Calibri" w:eastAsia="Calibri" w:hAnsi="Calibri" w:cs="Calibri"/>
        </w:rPr>
      </w:pPr>
      <w:r w:rsidRPr="54C0FB1B">
        <w:rPr>
          <w:rFonts w:ascii="Calibri" w:eastAsia="Calibri" w:hAnsi="Calibri" w:cs="Calibri"/>
        </w:rPr>
        <w:t xml:space="preserve">La dernière partie est la validation des suppressions disponibles pour éviter une suppression non voulue. Cette dernière </w:t>
      </w:r>
      <w:r w:rsidR="6F7230F1" w:rsidRPr="6F7230F1">
        <w:rPr>
          <w:rFonts w:ascii="Calibri" w:eastAsia="Calibri" w:hAnsi="Calibri" w:cs="Calibri"/>
        </w:rPr>
        <w:t>apparaît</w:t>
      </w:r>
      <w:r w:rsidRPr="54C0FB1B">
        <w:rPr>
          <w:rFonts w:ascii="Calibri" w:eastAsia="Calibri" w:hAnsi="Calibri" w:cs="Calibri"/>
        </w:rPr>
        <w:t xml:space="preserve"> lors du clic sur </w:t>
      </w:r>
      <w:r w:rsidR="496E2C5E" w:rsidRPr="0C15D5C9">
        <w:rPr>
          <w:rFonts w:ascii="Calibri" w:eastAsia="Calibri" w:hAnsi="Calibri" w:cs="Calibri"/>
        </w:rPr>
        <w:t>“</w:t>
      </w:r>
      <w:proofErr w:type="spellStart"/>
      <w:r w:rsidRPr="54C0FB1B">
        <w:rPr>
          <w:rFonts w:ascii="Calibri" w:eastAsia="Calibri" w:hAnsi="Calibri" w:cs="Calibri"/>
        </w:rPr>
        <w:t>remove</w:t>
      </w:r>
      <w:proofErr w:type="spellEnd"/>
      <w:r w:rsidR="4306BAC7" w:rsidRPr="6C05960D">
        <w:rPr>
          <w:rFonts w:ascii="Calibri" w:eastAsia="Calibri" w:hAnsi="Calibri" w:cs="Calibri"/>
        </w:rPr>
        <w:t>”</w:t>
      </w:r>
      <w:r w:rsidRPr="54C0FB1B">
        <w:rPr>
          <w:rFonts w:ascii="Calibri" w:eastAsia="Calibri" w:hAnsi="Calibri" w:cs="Calibri"/>
        </w:rPr>
        <w:t xml:space="preserve"> depuis la fenêtre d’édition ou depuis le bouton de suppression du menu</w:t>
      </w:r>
      <w:r w:rsidR="00551E85">
        <w:rPr>
          <w:rFonts w:ascii="Calibri" w:eastAsia="Calibri" w:hAnsi="Calibri" w:cs="Calibri"/>
        </w:rPr>
        <w:t>.</w:t>
      </w:r>
    </w:p>
    <w:p w14:paraId="27D5075B" w14:textId="24D6EEBE" w:rsidR="004F36B7" w:rsidRPr="007F27CA" w:rsidRDefault="00D41DC9" w:rsidP="6946294E">
      <w:pPr>
        <w:jc w:val="center"/>
      </w:pPr>
      <w:r>
        <w:rPr>
          <w:noProof/>
        </w:rPr>
        <w:drawing>
          <wp:inline distT="0" distB="0" distL="0" distR="0" wp14:anchorId="7B08C51D" wp14:editId="7B836D67">
            <wp:extent cx="3296110" cy="1600423"/>
            <wp:effectExtent l="0" t="0" r="0" b="0"/>
            <wp:docPr id="687770732" name="drawing"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70732" name="drawing" descr="Une image contenant texte, capture d’écran, Police&#10;&#10;Le contenu généré par l’IA peut être incorrect."/>
                    <pic:cNvPicPr/>
                  </pic:nvPicPr>
                  <pic:blipFill>
                    <a:blip r:embed="rId14">
                      <a:extLst>
                        <a:ext uri="{28A0092B-C50C-407E-A947-70E740481C1C}">
                          <a14:useLocalDpi xmlns:a14="http://schemas.microsoft.com/office/drawing/2010/main" val="0"/>
                        </a:ext>
                      </a:extLst>
                    </a:blip>
                    <a:stretch>
                      <a:fillRect/>
                    </a:stretch>
                  </pic:blipFill>
                  <pic:spPr>
                    <a:xfrm>
                      <a:off x="0" y="0"/>
                      <a:ext cx="3296110" cy="1600423"/>
                    </a:xfrm>
                    <a:prstGeom prst="rect">
                      <a:avLst/>
                    </a:prstGeom>
                  </pic:spPr>
                </pic:pic>
              </a:graphicData>
            </a:graphic>
          </wp:inline>
        </w:drawing>
      </w:r>
    </w:p>
    <w:p w14:paraId="728B8CE0" w14:textId="60292F7F" w:rsidR="00331F9E" w:rsidRDefault="00331F9E">
      <w:r>
        <w:br w:type="page"/>
      </w:r>
    </w:p>
    <w:p w14:paraId="7D78B130" w14:textId="6DF47E05" w:rsidR="79230018" w:rsidRDefault="532328B3" w:rsidP="79230018">
      <w:pPr>
        <w:pStyle w:val="Heading2"/>
        <w:numPr>
          <w:ilvl w:val="1"/>
          <w:numId w:val="1"/>
        </w:numPr>
        <w:rPr>
          <w:rFonts w:ascii="Calibri" w:hAnsi="Calibri" w:cs="Calibri"/>
        </w:rPr>
      </w:pPr>
      <w:bookmarkStart w:id="6" w:name="_Toc199685013"/>
      <w:r w:rsidRPr="532328B3">
        <w:rPr>
          <w:rFonts w:ascii="Calibri" w:hAnsi="Calibri" w:cs="Calibri"/>
        </w:rPr>
        <w:t>Page running job</w:t>
      </w:r>
      <w:bookmarkEnd w:id="6"/>
    </w:p>
    <w:p w14:paraId="626640AF" w14:textId="7C8C07C5" w:rsidR="27F1CE40" w:rsidRDefault="27F1CE40" w:rsidP="00266043">
      <w:pPr>
        <w:rPr>
          <w:rFonts w:ascii="Calibri" w:eastAsia="Calibri" w:hAnsi="Calibri" w:cs="Calibri"/>
        </w:rPr>
      </w:pPr>
      <w:r w:rsidRPr="27F1CE40">
        <w:rPr>
          <w:rFonts w:ascii="Calibri" w:eastAsia="Calibri" w:hAnsi="Calibri" w:cs="Calibri"/>
        </w:rPr>
        <w:t>La page running job permet de voir l'état</w:t>
      </w:r>
      <w:r w:rsidR="00415377">
        <w:rPr>
          <w:rFonts w:ascii="Calibri" w:eastAsia="Calibri" w:hAnsi="Calibri" w:cs="Calibri"/>
        </w:rPr>
        <w:t xml:space="preserve">, de mettre en pause </w:t>
      </w:r>
      <w:r w:rsidR="002C4706">
        <w:rPr>
          <w:rFonts w:ascii="Calibri" w:eastAsia="Calibri" w:hAnsi="Calibri" w:cs="Calibri"/>
        </w:rPr>
        <w:t>des travaux</w:t>
      </w:r>
      <w:r w:rsidR="00E93440">
        <w:rPr>
          <w:rFonts w:ascii="Calibri" w:eastAsia="Calibri" w:hAnsi="Calibri" w:cs="Calibri"/>
        </w:rPr>
        <w:t xml:space="preserve"> et</w:t>
      </w:r>
      <w:r w:rsidR="002C4706">
        <w:rPr>
          <w:rFonts w:ascii="Calibri" w:eastAsia="Calibri" w:hAnsi="Calibri" w:cs="Calibri"/>
        </w:rPr>
        <w:t xml:space="preserve"> de les reprendre</w:t>
      </w:r>
      <w:r w:rsidRPr="27F1CE40">
        <w:rPr>
          <w:rFonts w:ascii="Calibri" w:eastAsia="Calibri" w:hAnsi="Calibri" w:cs="Calibri"/>
        </w:rPr>
        <w:t xml:space="preserve"> </w:t>
      </w:r>
      <w:r w:rsidR="00E93440">
        <w:rPr>
          <w:rFonts w:ascii="Calibri" w:eastAsia="Calibri" w:hAnsi="Calibri" w:cs="Calibri"/>
        </w:rPr>
        <w:t>ainsi que</w:t>
      </w:r>
      <w:r w:rsidRPr="27F1CE40">
        <w:rPr>
          <w:rFonts w:ascii="Calibri" w:eastAsia="Calibri" w:hAnsi="Calibri" w:cs="Calibri"/>
        </w:rPr>
        <w:t xml:space="preserve"> d'annuler des travaux. Leurs états avec une barre de chargement est représenté. </w:t>
      </w:r>
    </w:p>
    <w:p w14:paraId="637C43CB" w14:textId="107F4B9C" w:rsidR="00232DD2" w:rsidRDefault="00232DD2" w:rsidP="27F1CE40">
      <w:r>
        <w:rPr>
          <w:rFonts w:ascii="Calibri" w:eastAsia="Calibri" w:hAnsi="Calibri" w:cs="Calibri"/>
        </w:rPr>
        <w:t xml:space="preserve">Pour </w:t>
      </w:r>
      <w:r w:rsidR="00FB1247">
        <w:rPr>
          <w:rFonts w:ascii="Calibri" w:eastAsia="Calibri" w:hAnsi="Calibri" w:cs="Calibri"/>
        </w:rPr>
        <w:t xml:space="preserve">mettre </w:t>
      </w:r>
      <w:r w:rsidR="008C7D96">
        <w:rPr>
          <w:rFonts w:ascii="Calibri" w:eastAsia="Calibri" w:hAnsi="Calibri" w:cs="Calibri"/>
        </w:rPr>
        <w:t xml:space="preserve">en pause </w:t>
      </w:r>
      <w:r w:rsidR="00FE412E">
        <w:rPr>
          <w:rFonts w:ascii="Calibri" w:eastAsia="Calibri" w:hAnsi="Calibri" w:cs="Calibri"/>
        </w:rPr>
        <w:t>l’ensemble des travaux</w:t>
      </w:r>
      <w:r w:rsidR="00F8252B">
        <w:rPr>
          <w:rFonts w:ascii="Calibri" w:eastAsia="Calibri" w:hAnsi="Calibri" w:cs="Calibri"/>
        </w:rPr>
        <w:t xml:space="preserve">, il </w:t>
      </w:r>
      <w:r w:rsidR="00914E9F">
        <w:rPr>
          <w:rFonts w:ascii="Calibri" w:eastAsia="Calibri" w:hAnsi="Calibri" w:cs="Calibri"/>
        </w:rPr>
        <w:t xml:space="preserve">faut appuyer sur le bouton </w:t>
      </w:r>
      <w:r w:rsidR="00813D6F">
        <w:rPr>
          <w:rFonts w:ascii="Calibri" w:eastAsia="Calibri" w:hAnsi="Calibri" w:cs="Calibri"/>
        </w:rPr>
        <w:t>tout mettre en pause</w:t>
      </w:r>
      <w:r w:rsidR="00D8619E">
        <w:rPr>
          <w:rFonts w:ascii="Calibri" w:eastAsia="Calibri" w:hAnsi="Calibri" w:cs="Calibri"/>
        </w:rPr>
        <w:t>.</w:t>
      </w:r>
    </w:p>
    <w:p w14:paraId="2B01A390" w14:textId="591B89B8" w:rsidR="00266043" w:rsidRDefault="00266043" w:rsidP="00266043">
      <w:pPr>
        <w:rPr>
          <w:rFonts w:ascii="Calibri" w:eastAsia="Calibri" w:hAnsi="Calibri" w:cs="Calibri"/>
        </w:rPr>
      </w:pPr>
      <w:r>
        <w:rPr>
          <w:rFonts w:ascii="Calibri" w:eastAsia="Calibri" w:hAnsi="Calibri" w:cs="Calibri"/>
        </w:rPr>
        <w:t xml:space="preserve">Pour </w:t>
      </w:r>
      <w:r w:rsidR="0009637A">
        <w:rPr>
          <w:rFonts w:ascii="Calibri" w:eastAsia="Calibri" w:hAnsi="Calibri" w:cs="Calibri"/>
        </w:rPr>
        <w:t>relancer l</w:t>
      </w:r>
      <w:r w:rsidR="0048287F">
        <w:rPr>
          <w:rFonts w:ascii="Calibri" w:eastAsia="Calibri" w:hAnsi="Calibri" w:cs="Calibri"/>
        </w:rPr>
        <w:t xml:space="preserve">’ensemble des </w:t>
      </w:r>
      <w:r w:rsidR="00D61B1F">
        <w:rPr>
          <w:rFonts w:ascii="Calibri" w:eastAsia="Calibri" w:hAnsi="Calibri" w:cs="Calibri"/>
        </w:rPr>
        <w:t xml:space="preserve">travaux </w:t>
      </w:r>
      <w:r w:rsidR="00031F6B">
        <w:rPr>
          <w:rFonts w:ascii="Calibri" w:eastAsia="Calibri" w:hAnsi="Calibri" w:cs="Calibri"/>
        </w:rPr>
        <w:t>mis en pause</w:t>
      </w:r>
      <w:r w:rsidR="009D7632">
        <w:rPr>
          <w:rFonts w:ascii="Calibri" w:eastAsia="Calibri" w:hAnsi="Calibri" w:cs="Calibri"/>
        </w:rPr>
        <w:t xml:space="preserve">, il faut appuyer sur le bouton </w:t>
      </w:r>
      <w:r w:rsidR="00D8619E">
        <w:rPr>
          <w:rFonts w:ascii="Calibri" w:eastAsia="Calibri" w:hAnsi="Calibri" w:cs="Calibri"/>
        </w:rPr>
        <w:t>Tout relancer.</w:t>
      </w:r>
    </w:p>
    <w:p w14:paraId="78EC927E" w14:textId="77777777" w:rsidR="00266043" w:rsidRDefault="00266043" w:rsidP="00266043">
      <w:pPr>
        <w:rPr>
          <w:rFonts w:ascii="Calibri" w:eastAsia="Calibri" w:hAnsi="Calibri" w:cs="Calibri"/>
        </w:rPr>
      </w:pPr>
      <w:r w:rsidRPr="27F1CE40">
        <w:rPr>
          <w:rFonts w:ascii="Calibri" w:eastAsia="Calibri" w:hAnsi="Calibri" w:cs="Calibri"/>
        </w:rPr>
        <w:t xml:space="preserve">Pour annuler </w:t>
      </w:r>
      <w:r w:rsidRPr="5B44ED93">
        <w:rPr>
          <w:rFonts w:ascii="Calibri" w:eastAsia="Calibri" w:hAnsi="Calibri" w:cs="Calibri"/>
        </w:rPr>
        <w:t>tous</w:t>
      </w:r>
      <w:r w:rsidRPr="7D14E223">
        <w:rPr>
          <w:rFonts w:ascii="Calibri" w:eastAsia="Calibri" w:hAnsi="Calibri" w:cs="Calibri"/>
        </w:rPr>
        <w:t xml:space="preserve"> </w:t>
      </w:r>
      <w:r w:rsidRPr="27F1CE40">
        <w:rPr>
          <w:rFonts w:ascii="Calibri" w:eastAsia="Calibri" w:hAnsi="Calibri" w:cs="Calibri"/>
        </w:rPr>
        <w:t xml:space="preserve">les travaux, il faut presser le bouton </w:t>
      </w:r>
      <w:r w:rsidRPr="762E43BB">
        <w:rPr>
          <w:rFonts w:ascii="Calibri" w:eastAsia="Calibri" w:hAnsi="Calibri" w:cs="Calibri"/>
        </w:rPr>
        <w:t>tout annuler</w:t>
      </w:r>
      <w:r w:rsidRPr="27F1CE40">
        <w:rPr>
          <w:rFonts w:ascii="Calibri" w:eastAsia="Calibri" w:hAnsi="Calibri" w:cs="Calibri"/>
        </w:rPr>
        <w:t xml:space="preserve">. </w:t>
      </w:r>
    </w:p>
    <w:p w14:paraId="6B571545" w14:textId="625962B0" w:rsidR="6DC7727A" w:rsidRDefault="44171836" w:rsidP="6DC7727A">
      <w:pPr>
        <w:rPr>
          <w:rFonts w:ascii="Calibri" w:eastAsia="Calibri" w:hAnsi="Calibri" w:cs="Calibri"/>
        </w:rPr>
      </w:pPr>
      <w:r w:rsidRPr="44171836">
        <w:rPr>
          <w:rFonts w:ascii="Calibri" w:eastAsia="Calibri" w:hAnsi="Calibri" w:cs="Calibri"/>
        </w:rPr>
        <w:t xml:space="preserve">Voici comment se </w:t>
      </w:r>
      <w:r w:rsidR="1F9EF029" w:rsidRPr="1F9EF029">
        <w:rPr>
          <w:rFonts w:ascii="Calibri" w:eastAsia="Calibri" w:hAnsi="Calibri" w:cs="Calibri"/>
        </w:rPr>
        <w:t xml:space="preserve">présente cette </w:t>
      </w:r>
      <w:r w:rsidR="42EF4B3B" w:rsidRPr="42EF4B3B">
        <w:rPr>
          <w:rFonts w:ascii="Calibri" w:eastAsia="Calibri" w:hAnsi="Calibri" w:cs="Calibri"/>
        </w:rPr>
        <w:t>page :</w:t>
      </w:r>
    </w:p>
    <w:p w14:paraId="75B61E16" w14:textId="57F670AE" w:rsidR="677AD16F" w:rsidRDefault="007F54ED" w:rsidP="4E75F23A">
      <w:pPr>
        <w:jc w:val="center"/>
      </w:pPr>
      <w:r>
        <w:rPr>
          <w:noProof/>
        </w:rPr>
        <w:drawing>
          <wp:inline distT="0" distB="0" distL="0" distR="0" wp14:anchorId="6EE2F5B8" wp14:editId="535CE7FC">
            <wp:extent cx="5767122" cy="4524375"/>
            <wp:effectExtent l="0" t="0" r="5080" b="0"/>
            <wp:docPr id="1136631804" name="Image 10" descr="Une image contenant texte, embarcation, transport, bateau&#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631804" name="Image 10" descr="Une image contenant texte, embarcation, transport, bateau&#10;&#10;Le contenu généré par l’IA peut être incorrect."/>
                    <pic:cNvPicPr>
                      <a:picLocks noChangeAspect="1" noChangeArrowheads="1"/>
                    </pic:cNvPicPr>
                  </pic:nvPicPr>
                  <pic:blipFill rotWithShape="1">
                    <a:blip r:embed="rId15">
                      <a:extLst>
                        <a:ext uri="{28A0092B-C50C-407E-A947-70E740481C1C}">
                          <a14:useLocalDpi xmlns:a14="http://schemas.microsoft.com/office/drawing/2010/main" val="0"/>
                        </a:ext>
                      </a:extLst>
                    </a:blip>
                    <a:srcRect r="50893" b="25241"/>
                    <a:stretch/>
                  </pic:blipFill>
                  <pic:spPr bwMode="auto">
                    <a:xfrm>
                      <a:off x="0" y="0"/>
                      <a:ext cx="5779348" cy="4533967"/>
                    </a:xfrm>
                    <a:prstGeom prst="rect">
                      <a:avLst/>
                    </a:prstGeom>
                    <a:noFill/>
                    <a:ln>
                      <a:noFill/>
                    </a:ln>
                    <a:extLst>
                      <a:ext uri="{53640926-AAD7-44D8-BBD7-CCE9431645EC}">
                        <a14:shadowObscured xmlns:a14="http://schemas.microsoft.com/office/drawing/2010/main"/>
                      </a:ext>
                    </a:extLst>
                  </pic:spPr>
                </pic:pic>
              </a:graphicData>
            </a:graphic>
          </wp:inline>
        </w:drawing>
      </w:r>
    </w:p>
    <w:p w14:paraId="3C79F15E" w14:textId="5E5B7EF4" w:rsidR="711F71C8" w:rsidRDefault="67DB8535" w:rsidP="7C158C06">
      <w:pPr>
        <w:rPr>
          <w:rFonts w:ascii="Calibri" w:eastAsia="Calibri" w:hAnsi="Calibri" w:cs="Calibri"/>
        </w:rPr>
      </w:pPr>
      <w:r w:rsidRPr="2753FA2A">
        <w:rPr>
          <w:rFonts w:ascii="Calibri" w:eastAsia="Calibri" w:hAnsi="Calibri" w:cs="Calibri"/>
        </w:rPr>
        <w:t xml:space="preserve">Il est </w:t>
      </w:r>
      <w:r w:rsidR="08CDA294" w:rsidRPr="08CDA294">
        <w:rPr>
          <w:rFonts w:ascii="Calibri" w:eastAsia="Calibri" w:hAnsi="Calibri" w:cs="Calibri"/>
        </w:rPr>
        <w:t>aussi possible</w:t>
      </w:r>
      <w:r w:rsidR="1A7FB62A" w:rsidRPr="2753FA2A">
        <w:rPr>
          <w:rFonts w:ascii="Calibri" w:eastAsia="Calibri" w:hAnsi="Calibri" w:cs="Calibri"/>
        </w:rPr>
        <w:t xml:space="preserve"> </w:t>
      </w:r>
      <w:r w:rsidR="6279F4BC" w:rsidRPr="2753FA2A">
        <w:rPr>
          <w:rFonts w:ascii="Calibri" w:eastAsia="Calibri" w:hAnsi="Calibri" w:cs="Calibri"/>
        </w:rPr>
        <w:t xml:space="preserve">d’annuler </w:t>
      </w:r>
      <w:r w:rsidR="2B789A4A" w:rsidRPr="2753FA2A">
        <w:rPr>
          <w:rFonts w:ascii="Calibri" w:eastAsia="Calibri" w:hAnsi="Calibri" w:cs="Calibri"/>
        </w:rPr>
        <w:t xml:space="preserve">un travail en </w:t>
      </w:r>
      <w:r w:rsidR="43E6C65A" w:rsidRPr="2753FA2A">
        <w:rPr>
          <w:rFonts w:ascii="Calibri" w:eastAsia="Calibri" w:hAnsi="Calibri" w:cs="Calibri"/>
        </w:rPr>
        <w:t>particulier</w:t>
      </w:r>
      <w:r w:rsidR="5EA47132" w:rsidRPr="5EA47132">
        <w:rPr>
          <w:rFonts w:ascii="Calibri" w:eastAsia="Calibri" w:hAnsi="Calibri" w:cs="Calibri"/>
        </w:rPr>
        <w:t>.</w:t>
      </w:r>
      <w:r w:rsidR="1B6354D7" w:rsidRPr="1B6354D7">
        <w:rPr>
          <w:rFonts w:ascii="Calibri" w:eastAsia="Calibri" w:hAnsi="Calibri" w:cs="Calibri"/>
        </w:rPr>
        <w:t xml:space="preserve"> </w:t>
      </w:r>
      <w:r w:rsidR="5292D0FE" w:rsidRPr="5292D0FE">
        <w:rPr>
          <w:rFonts w:ascii="Calibri" w:eastAsia="Calibri" w:hAnsi="Calibri" w:cs="Calibri"/>
        </w:rPr>
        <w:t xml:space="preserve">On peut </w:t>
      </w:r>
      <w:r w:rsidR="431B390E" w:rsidRPr="431B390E">
        <w:rPr>
          <w:rFonts w:ascii="Calibri" w:eastAsia="Calibri" w:hAnsi="Calibri" w:cs="Calibri"/>
        </w:rPr>
        <w:t>voir les</w:t>
      </w:r>
      <w:r w:rsidR="5292D0FE" w:rsidRPr="5292D0FE">
        <w:rPr>
          <w:rFonts w:ascii="Calibri" w:eastAsia="Calibri" w:hAnsi="Calibri" w:cs="Calibri"/>
        </w:rPr>
        <w:t xml:space="preserve"> </w:t>
      </w:r>
      <w:r w:rsidR="5C050561" w:rsidRPr="5C050561">
        <w:rPr>
          <w:rFonts w:ascii="Calibri" w:eastAsia="Calibri" w:hAnsi="Calibri" w:cs="Calibri"/>
        </w:rPr>
        <w:t>informations</w:t>
      </w:r>
      <w:r w:rsidR="431B390E" w:rsidRPr="431B390E">
        <w:rPr>
          <w:rFonts w:ascii="Calibri" w:eastAsia="Calibri" w:hAnsi="Calibri" w:cs="Calibri"/>
        </w:rPr>
        <w:t xml:space="preserve"> </w:t>
      </w:r>
      <w:r w:rsidR="7244EB43" w:rsidRPr="7244EB43">
        <w:rPr>
          <w:rFonts w:ascii="Calibri" w:eastAsia="Calibri" w:hAnsi="Calibri" w:cs="Calibri"/>
        </w:rPr>
        <w:t xml:space="preserve">du travail en </w:t>
      </w:r>
      <w:r w:rsidR="272C3789" w:rsidRPr="272C3789">
        <w:rPr>
          <w:rFonts w:ascii="Calibri" w:eastAsia="Calibri" w:hAnsi="Calibri" w:cs="Calibri"/>
        </w:rPr>
        <w:t xml:space="preserve">particulier avec </w:t>
      </w:r>
      <w:r w:rsidR="4766AA9A" w:rsidRPr="4766AA9A">
        <w:rPr>
          <w:rFonts w:ascii="Calibri" w:eastAsia="Calibri" w:hAnsi="Calibri" w:cs="Calibri"/>
        </w:rPr>
        <w:t>la source</w:t>
      </w:r>
      <w:r w:rsidR="29660C14" w:rsidRPr="57EE8F0D">
        <w:rPr>
          <w:rFonts w:ascii="Calibri" w:eastAsia="Calibri" w:hAnsi="Calibri" w:cs="Calibri"/>
        </w:rPr>
        <w:t>,</w:t>
      </w:r>
      <w:r w:rsidR="7D77411B" w:rsidRPr="7D77411B">
        <w:rPr>
          <w:rFonts w:ascii="Calibri" w:eastAsia="Calibri" w:hAnsi="Calibri" w:cs="Calibri"/>
        </w:rPr>
        <w:t xml:space="preserve"> la destination</w:t>
      </w:r>
      <w:r w:rsidR="29660C14" w:rsidRPr="57EE8F0D">
        <w:rPr>
          <w:rFonts w:ascii="Calibri" w:eastAsia="Calibri" w:hAnsi="Calibri" w:cs="Calibri"/>
        </w:rPr>
        <w:t>,</w:t>
      </w:r>
      <w:r w:rsidR="0129DBC5" w:rsidRPr="0129DBC5">
        <w:rPr>
          <w:rFonts w:ascii="Calibri" w:eastAsia="Calibri" w:hAnsi="Calibri" w:cs="Calibri"/>
        </w:rPr>
        <w:t xml:space="preserve"> la</w:t>
      </w:r>
      <w:r w:rsidR="35DDCB88" w:rsidRPr="35DDCB88">
        <w:rPr>
          <w:rFonts w:ascii="Calibri" w:eastAsia="Calibri" w:hAnsi="Calibri" w:cs="Calibri"/>
        </w:rPr>
        <w:t xml:space="preserve"> date de lancement</w:t>
      </w:r>
      <w:r w:rsidR="0056562B">
        <w:rPr>
          <w:rFonts w:ascii="Calibri" w:eastAsia="Calibri" w:hAnsi="Calibri" w:cs="Calibri"/>
        </w:rPr>
        <w:t xml:space="preserve"> ainsi que de le mettre en pause</w:t>
      </w:r>
      <w:r w:rsidR="0129DBC5" w:rsidRPr="0129DBC5">
        <w:rPr>
          <w:rFonts w:ascii="Calibri" w:eastAsia="Calibri" w:hAnsi="Calibri" w:cs="Calibri"/>
        </w:rPr>
        <w:t>.</w:t>
      </w:r>
    </w:p>
    <w:p w14:paraId="6621CDC3" w14:textId="0BAE1D80" w:rsidR="00331F9E" w:rsidRDefault="00331F9E" w:rsidP="7C158C06">
      <w:pPr>
        <w:rPr>
          <w:rFonts w:ascii="Calibri" w:eastAsia="Calibri" w:hAnsi="Calibri" w:cs="Calibri"/>
        </w:rPr>
      </w:pPr>
      <w:r>
        <w:rPr>
          <w:rFonts w:ascii="Calibri" w:eastAsia="Calibri" w:hAnsi="Calibri" w:cs="Calibri"/>
        </w:rPr>
        <w:br w:type="page"/>
      </w:r>
    </w:p>
    <w:p w14:paraId="2104824F" w14:textId="30A43B4B" w:rsidR="0EF7ED46" w:rsidRDefault="532328B3" w:rsidP="0EF7ED46">
      <w:pPr>
        <w:pStyle w:val="Heading2"/>
        <w:numPr>
          <w:ilvl w:val="1"/>
          <w:numId w:val="1"/>
        </w:numPr>
        <w:rPr>
          <w:rFonts w:ascii="Calibri" w:hAnsi="Calibri" w:cs="Calibri"/>
        </w:rPr>
      </w:pPr>
      <w:bookmarkStart w:id="7" w:name="_Toc199685014"/>
      <w:r w:rsidRPr="532328B3">
        <w:rPr>
          <w:rFonts w:ascii="Calibri" w:hAnsi="Calibri" w:cs="Calibri"/>
        </w:rPr>
        <w:t>Page configuration</w:t>
      </w:r>
      <w:bookmarkEnd w:id="7"/>
    </w:p>
    <w:p w14:paraId="71F13285" w14:textId="3603EBC5" w:rsidR="0EAA4C4F" w:rsidRDefault="0EAA4C4F" w:rsidP="0EAA4C4F">
      <w:pPr>
        <w:rPr>
          <w:rFonts w:ascii="Calibri" w:eastAsia="Calibri" w:hAnsi="Calibri" w:cs="Calibri"/>
        </w:rPr>
      </w:pPr>
      <w:r w:rsidRPr="0EAA4C4F">
        <w:rPr>
          <w:rFonts w:ascii="Calibri" w:eastAsia="Calibri" w:hAnsi="Calibri" w:cs="Calibri"/>
        </w:rPr>
        <w:t>La page de configuration permet de configurer différentes fonctionnalités importantes comme :</w:t>
      </w:r>
    </w:p>
    <w:p w14:paraId="0450C006" w14:textId="25AA06E9" w:rsidR="7742B138" w:rsidRDefault="7742B138" w:rsidP="7742B138">
      <w:pPr>
        <w:pStyle w:val="ListParagraph"/>
        <w:numPr>
          <w:ilvl w:val="0"/>
          <w:numId w:val="8"/>
        </w:numPr>
        <w:rPr>
          <w:rFonts w:ascii="Calibri" w:eastAsia="Calibri" w:hAnsi="Calibri" w:cs="Calibri"/>
        </w:rPr>
      </w:pPr>
      <w:r w:rsidRPr="7742B138">
        <w:rPr>
          <w:rFonts w:ascii="Calibri" w:eastAsia="Calibri" w:hAnsi="Calibri" w:cs="Calibri"/>
        </w:rPr>
        <w:t xml:space="preserve">La langue </w:t>
      </w:r>
    </w:p>
    <w:p w14:paraId="1408AF83" w14:textId="79A08FA4" w:rsidR="7742B138" w:rsidRDefault="7742B138" w:rsidP="7742B138">
      <w:pPr>
        <w:pStyle w:val="ListParagraph"/>
        <w:numPr>
          <w:ilvl w:val="0"/>
          <w:numId w:val="8"/>
        </w:numPr>
        <w:rPr>
          <w:rFonts w:ascii="Calibri" w:eastAsia="Calibri" w:hAnsi="Calibri" w:cs="Calibri"/>
        </w:rPr>
      </w:pPr>
      <w:r w:rsidRPr="7742B138">
        <w:rPr>
          <w:rFonts w:ascii="Calibri" w:eastAsia="Calibri" w:hAnsi="Calibri" w:cs="Calibri"/>
        </w:rPr>
        <w:t>Le chemin du fichier d’état (</w:t>
      </w:r>
      <w:proofErr w:type="spellStart"/>
      <w:r w:rsidRPr="7742B138">
        <w:rPr>
          <w:rFonts w:ascii="Calibri" w:eastAsia="Calibri" w:hAnsi="Calibri" w:cs="Calibri"/>
        </w:rPr>
        <w:t>json</w:t>
      </w:r>
      <w:proofErr w:type="spellEnd"/>
      <w:r w:rsidRPr="7742B138">
        <w:rPr>
          <w:rFonts w:ascii="Calibri" w:eastAsia="Calibri" w:hAnsi="Calibri" w:cs="Calibri"/>
        </w:rPr>
        <w:t xml:space="preserve">) : Un bouton de recherche permet d’ouvrir un explorateur de fichier afin </w:t>
      </w:r>
      <w:r w:rsidR="0EAA4C4F" w:rsidRPr="0EAA4C4F">
        <w:rPr>
          <w:rFonts w:ascii="Calibri" w:eastAsia="Calibri" w:hAnsi="Calibri" w:cs="Calibri"/>
        </w:rPr>
        <w:t>d’accéder</w:t>
      </w:r>
      <w:r w:rsidRPr="7742B138">
        <w:rPr>
          <w:rFonts w:ascii="Calibri" w:eastAsia="Calibri" w:hAnsi="Calibri" w:cs="Calibri"/>
        </w:rPr>
        <w:t xml:space="preserve"> au fichier concerné qui doit être en JSON.</w:t>
      </w:r>
    </w:p>
    <w:p w14:paraId="5D793F69" w14:textId="3DDB1500" w:rsidR="7742B138" w:rsidRDefault="7742B138" w:rsidP="7742B138">
      <w:pPr>
        <w:pStyle w:val="ListParagraph"/>
        <w:numPr>
          <w:ilvl w:val="0"/>
          <w:numId w:val="8"/>
        </w:numPr>
        <w:rPr>
          <w:rFonts w:ascii="Calibri" w:eastAsia="Calibri" w:hAnsi="Calibri" w:cs="Calibri"/>
        </w:rPr>
      </w:pPr>
      <w:r w:rsidRPr="7742B138">
        <w:rPr>
          <w:rFonts w:ascii="Calibri" w:eastAsia="Calibri" w:hAnsi="Calibri" w:cs="Calibri"/>
        </w:rPr>
        <w:t>Le chemin du fichier de log (</w:t>
      </w:r>
      <w:proofErr w:type="spellStart"/>
      <w:r w:rsidRPr="7742B138">
        <w:rPr>
          <w:rFonts w:ascii="Calibri" w:eastAsia="Calibri" w:hAnsi="Calibri" w:cs="Calibri"/>
        </w:rPr>
        <w:t>json</w:t>
      </w:r>
      <w:proofErr w:type="spellEnd"/>
      <w:r w:rsidRPr="7742B138">
        <w:rPr>
          <w:rFonts w:ascii="Calibri" w:eastAsia="Calibri" w:hAnsi="Calibri" w:cs="Calibri"/>
        </w:rPr>
        <w:t xml:space="preserve">/xml) : Un bouton de recherche permet d’ouvrir un explorateur de fichier afin </w:t>
      </w:r>
      <w:r w:rsidR="0EAA4C4F" w:rsidRPr="0EAA4C4F">
        <w:rPr>
          <w:rFonts w:ascii="Calibri" w:eastAsia="Calibri" w:hAnsi="Calibri" w:cs="Calibri"/>
        </w:rPr>
        <w:t>d’accéder</w:t>
      </w:r>
      <w:r w:rsidRPr="7742B138">
        <w:rPr>
          <w:rFonts w:ascii="Calibri" w:eastAsia="Calibri" w:hAnsi="Calibri" w:cs="Calibri"/>
        </w:rPr>
        <w:t xml:space="preserve"> au fichier concerné qui doit être en JSON ou XML.</w:t>
      </w:r>
    </w:p>
    <w:p w14:paraId="66590906" w14:textId="6EA6901B" w:rsidR="7742B138" w:rsidRDefault="7742B138" w:rsidP="7742B138">
      <w:pPr>
        <w:pStyle w:val="ListParagraph"/>
        <w:numPr>
          <w:ilvl w:val="0"/>
          <w:numId w:val="8"/>
        </w:numPr>
        <w:rPr>
          <w:rFonts w:ascii="Calibri" w:eastAsia="Calibri" w:hAnsi="Calibri" w:cs="Calibri"/>
        </w:rPr>
      </w:pPr>
      <w:r w:rsidRPr="7742B138">
        <w:rPr>
          <w:rFonts w:ascii="Calibri" w:eastAsia="Calibri" w:hAnsi="Calibri" w:cs="Calibri"/>
        </w:rPr>
        <w:t xml:space="preserve">L’emplacement de l’exécutable du logiciel </w:t>
      </w:r>
      <w:proofErr w:type="spellStart"/>
      <w:r w:rsidRPr="7742B138">
        <w:rPr>
          <w:rFonts w:ascii="Calibri" w:eastAsia="Calibri" w:hAnsi="Calibri" w:cs="Calibri"/>
        </w:rPr>
        <w:t>CryptoSoft</w:t>
      </w:r>
      <w:proofErr w:type="spellEnd"/>
      <w:r w:rsidRPr="7742B138">
        <w:rPr>
          <w:rFonts w:ascii="Calibri" w:eastAsia="Calibri" w:hAnsi="Calibri" w:cs="Calibri"/>
        </w:rPr>
        <w:t xml:space="preserve"> : Un bouton de recherche permet d’ouvrir un explorateur de fichier afin </w:t>
      </w:r>
      <w:r w:rsidR="0EAA4C4F" w:rsidRPr="0EAA4C4F">
        <w:rPr>
          <w:rFonts w:ascii="Calibri" w:eastAsia="Calibri" w:hAnsi="Calibri" w:cs="Calibri"/>
        </w:rPr>
        <w:t>d’accéder</w:t>
      </w:r>
      <w:r w:rsidRPr="7742B138">
        <w:rPr>
          <w:rFonts w:ascii="Calibri" w:eastAsia="Calibri" w:hAnsi="Calibri" w:cs="Calibri"/>
        </w:rPr>
        <w:t xml:space="preserve"> au fichier concerné qui doit être un </w:t>
      </w:r>
      <w:r w:rsidR="0EAA4C4F" w:rsidRPr="0EAA4C4F">
        <w:rPr>
          <w:rFonts w:ascii="Calibri" w:eastAsia="Calibri" w:hAnsi="Calibri" w:cs="Calibri"/>
        </w:rPr>
        <w:t>exécutable</w:t>
      </w:r>
      <w:r w:rsidRPr="7742B138">
        <w:rPr>
          <w:rFonts w:ascii="Calibri" w:eastAsia="Calibri" w:hAnsi="Calibri" w:cs="Calibri"/>
        </w:rPr>
        <w:t>.</w:t>
      </w:r>
    </w:p>
    <w:p w14:paraId="5398A9F2" w14:textId="10C53948" w:rsidR="7742B138" w:rsidRDefault="7742B138" w:rsidP="7742B138">
      <w:pPr>
        <w:pStyle w:val="ListParagraph"/>
        <w:numPr>
          <w:ilvl w:val="0"/>
          <w:numId w:val="8"/>
        </w:numPr>
        <w:rPr>
          <w:rFonts w:ascii="Calibri" w:eastAsia="Calibri" w:hAnsi="Calibri" w:cs="Calibri"/>
        </w:rPr>
      </w:pPr>
      <w:r w:rsidRPr="7742B138">
        <w:rPr>
          <w:rFonts w:ascii="Calibri" w:eastAsia="Calibri" w:hAnsi="Calibri" w:cs="Calibri"/>
        </w:rPr>
        <w:t>La clé de chiffrement utilisée par le logiciel</w:t>
      </w:r>
    </w:p>
    <w:p w14:paraId="49003759" w14:textId="77900EFD" w:rsidR="7742B138" w:rsidRDefault="7742B138" w:rsidP="7742B138">
      <w:pPr>
        <w:pStyle w:val="ListParagraph"/>
        <w:numPr>
          <w:ilvl w:val="0"/>
          <w:numId w:val="8"/>
        </w:numPr>
        <w:rPr>
          <w:rFonts w:ascii="Calibri" w:eastAsia="Calibri" w:hAnsi="Calibri" w:cs="Calibri"/>
        </w:rPr>
      </w:pPr>
      <w:r w:rsidRPr="7742B138">
        <w:rPr>
          <w:rFonts w:ascii="Calibri" w:eastAsia="Calibri" w:hAnsi="Calibri" w:cs="Calibri"/>
        </w:rPr>
        <w:t xml:space="preserve">Les extensions de fichier à chiffrer par </w:t>
      </w:r>
      <w:proofErr w:type="spellStart"/>
      <w:r w:rsidRPr="7742B138">
        <w:rPr>
          <w:rFonts w:ascii="Calibri" w:eastAsia="Calibri" w:hAnsi="Calibri" w:cs="Calibri"/>
        </w:rPr>
        <w:t>Cryptosoft</w:t>
      </w:r>
      <w:proofErr w:type="spellEnd"/>
    </w:p>
    <w:p w14:paraId="73C2AF89" w14:textId="4F458DDE" w:rsidR="7742B138" w:rsidRDefault="7742B138" w:rsidP="7742B138">
      <w:pPr>
        <w:pStyle w:val="ListParagraph"/>
        <w:numPr>
          <w:ilvl w:val="0"/>
          <w:numId w:val="8"/>
        </w:numPr>
        <w:rPr>
          <w:rFonts w:ascii="Calibri" w:eastAsia="Calibri" w:hAnsi="Calibri" w:cs="Calibri"/>
        </w:rPr>
      </w:pPr>
      <w:r w:rsidRPr="7742B138">
        <w:rPr>
          <w:rFonts w:ascii="Calibri" w:eastAsia="Calibri" w:hAnsi="Calibri" w:cs="Calibri"/>
        </w:rPr>
        <w:t>La liste des processus</w:t>
      </w:r>
      <w:r w:rsidR="001A2C17">
        <w:rPr>
          <w:rFonts w:ascii="Calibri" w:eastAsia="Calibri" w:hAnsi="Calibri" w:cs="Calibri"/>
        </w:rPr>
        <w:t xml:space="preserve"> métier mettant sur pause </w:t>
      </w:r>
      <w:r w:rsidR="006A2A13">
        <w:rPr>
          <w:rFonts w:ascii="Calibri" w:eastAsia="Calibri" w:hAnsi="Calibri" w:cs="Calibri"/>
        </w:rPr>
        <w:t xml:space="preserve">les processus en cours </w:t>
      </w:r>
    </w:p>
    <w:p w14:paraId="1B42FC85" w14:textId="64741E68" w:rsidR="006A2A13" w:rsidRDefault="00DC1A31" w:rsidP="7742B138">
      <w:pPr>
        <w:pStyle w:val="ListParagraph"/>
        <w:numPr>
          <w:ilvl w:val="0"/>
          <w:numId w:val="8"/>
        </w:numPr>
        <w:rPr>
          <w:rFonts w:ascii="Calibri" w:eastAsia="Calibri" w:hAnsi="Calibri" w:cs="Calibri"/>
        </w:rPr>
      </w:pPr>
      <w:r w:rsidRPr="49BCC8DE">
        <w:rPr>
          <w:rFonts w:ascii="Calibri" w:eastAsia="Calibri" w:hAnsi="Calibri" w:cs="Calibri"/>
        </w:rPr>
        <w:t>Les extensions</w:t>
      </w:r>
      <w:r w:rsidR="004C3356" w:rsidRPr="49BCC8DE">
        <w:rPr>
          <w:rFonts w:ascii="Calibri" w:eastAsia="Calibri" w:hAnsi="Calibri" w:cs="Calibri"/>
        </w:rPr>
        <w:t xml:space="preserve"> de fichier devant être trait</w:t>
      </w:r>
      <w:r w:rsidR="04E08811" w:rsidRPr="49BCC8DE">
        <w:rPr>
          <w:rFonts w:ascii="Calibri" w:eastAsia="Calibri" w:hAnsi="Calibri" w:cs="Calibri"/>
        </w:rPr>
        <w:t>ées</w:t>
      </w:r>
      <w:r w:rsidR="004C3356" w:rsidRPr="49BCC8DE">
        <w:rPr>
          <w:rFonts w:ascii="Calibri" w:eastAsia="Calibri" w:hAnsi="Calibri" w:cs="Calibri"/>
        </w:rPr>
        <w:t xml:space="preserve"> de manière</w:t>
      </w:r>
      <w:r w:rsidRPr="49BCC8DE">
        <w:rPr>
          <w:rFonts w:ascii="Calibri" w:eastAsia="Calibri" w:hAnsi="Calibri" w:cs="Calibri"/>
        </w:rPr>
        <w:t xml:space="preserve"> prioritaire </w:t>
      </w:r>
    </w:p>
    <w:p w14:paraId="47411A35" w14:textId="2683F04A" w:rsidR="004C3356" w:rsidRDefault="004C3356" w:rsidP="7742B138">
      <w:pPr>
        <w:pStyle w:val="ListParagraph"/>
        <w:numPr>
          <w:ilvl w:val="0"/>
          <w:numId w:val="8"/>
        </w:numPr>
        <w:rPr>
          <w:rFonts w:ascii="Calibri" w:eastAsia="Calibri" w:hAnsi="Calibri" w:cs="Calibri"/>
        </w:rPr>
      </w:pPr>
      <w:r w:rsidRPr="49BCC8DE">
        <w:rPr>
          <w:rFonts w:ascii="Calibri" w:eastAsia="Calibri" w:hAnsi="Calibri" w:cs="Calibri"/>
        </w:rPr>
        <w:t xml:space="preserve">Le nombre </w:t>
      </w:r>
      <w:r w:rsidR="00EB6B74" w:rsidRPr="49BCC8DE">
        <w:rPr>
          <w:rFonts w:ascii="Calibri" w:eastAsia="Calibri" w:hAnsi="Calibri" w:cs="Calibri"/>
        </w:rPr>
        <w:t>de t</w:t>
      </w:r>
      <w:r w:rsidR="6796740E" w:rsidRPr="49BCC8DE">
        <w:rPr>
          <w:rFonts w:ascii="Calibri" w:eastAsia="Calibri" w:hAnsi="Calibri" w:cs="Calibri"/>
        </w:rPr>
        <w:t>â</w:t>
      </w:r>
      <w:r w:rsidR="00EB6B74" w:rsidRPr="49BCC8DE">
        <w:rPr>
          <w:rFonts w:ascii="Calibri" w:eastAsia="Calibri" w:hAnsi="Calibri" w:cs="Calibri"/>
        </w:rPr>
        <w:t>ches pouvant être traité</w:t>
      </w:r>
      <w:r w:rsidR="6AA5C331" w:rsidRPr="49BCC8DE">
        <w:rPr>
          <w:rFonts w:ascii="Calibri" w:eastAsia="Calibri" w:hAnsi="Calibri" w:cs="Calibri"/>
        </w:rPr>
        <w:t>es</w:t>
      </w:r>
      <w:r w:rsidR="00EB6B74" w:rsidRPr="49BCC8DE">
        <w:rPr>
          <w:rFonts w:ascii="Calibri" w:eastAsia="Calibri" w:hAnsi="Calibri" w:cs="Calibri"/>
        </w:rPr>
        <w:t xml:space="preserve"> simultanément </w:t>
      </w:r>
    </w:p>
    <w:p w14:paraId="69D753AB" w14:textId="1FE4C292" w:rsidR="00EB6B74" w:rsidRDefault="003050FB" w:rsidP="7742B138">
      <w:pPr>
        <w:pStyle w:val="ListParagraph"/>
        <w:numPr>
          <w:ilvl w:val="0"/>
          <w:numId w:val="8"/>
        </w:numPr>
        <w:rPr>
          <w:rFonts w:ascii="Calibri" w:eastAsia="Calibri" w:hAnsi="Calibri" w:cs="Calibri"/>
        </w:rPr>
      </w:pPr>
      <w:r w:rsidRPr="49BCC8DE">
        <w:rPr>
          <w:rFonts w:ascii="Calibri" w:eastAsia="Calibri" w:hAnsi="Calibri" w:cs="Calibri"/>
        </w:rPr>
        <w:t>La taille maximale des fichiers pouvant être trai</w:t>
      </w:r>
      <w:r w:rsidR="00827D9E" w:rsidRPr="49BCC8DE">
        <w:rPr>
          <w:rFonts w:ascii="Calibri" w:eastAsia="Calibri" w:hAnsi="Calibri" w:cs="Calibri"/>
        </w:rPr>
        <w:t>té</w:t>
      </w:r>
      <w:r w:rsidR="1BDED22E" w:rsidRPr="49BCC8DE">
        <w:rPr>
          <w:rFonts w:ascii="Calibri" w:eastAsia="Calibri" w:hAnsi="Calibri" w:cs="Calibri"/>
        </w:rPr>
        <w:t>s</w:t>
      </w:r>
      <w:r w:rsidR="00827D9E" w:rsidRPr="49BCC8DE">
        <w:rPr>
          <w:rFonts w:ascii="Calibri" w:eastAsia="Calibri" w:hAnsi="Calibri" w:cs="Calibri"/>
        </w:rPr>
        <w:t xml:space="preserve"> simultanément </w:t>
      </w:r>
    </w:p>
    <w:p w14:paraId="137F22C6" w14:textId="5E0E060C" w:rsidR="7742B138" w:rsidRDefault="542A250D" w:rsidP="7742B138">
      <w:pPr>
        <w:rPr>
          <w:rFonts w:ascii="Calibri" w:eastAsia="Calibri" w:hAnsi="Calibri" w:cs="Calibri"/>
        </w:rPr>
      </w:pPr>
      <w:r w:rsidRPr="542A250D">
        <w:rPr>
          <w:rFonts w:ascii="Calibri" w:eastAsia="Calibri" w:hAnsi="Calibri" w:cs="Calibri"/>
        </w:rPr>
        <w:t xml:space="preserve">Voici </w:t>
      </w:r>
      <w:r w:rsidR="7D8B28D8" w:rsidRPr="7D8B28D8">
        <w:rPr>
          <w:rFonts w:ascii="Calibri" w:eastAsia="Calibri" w:hAnsi="Calibri" w:cs="Calibri"/>
        </w:rPr>
        <w:t xml:space="preserve">la </w:t>
      </w:r>
      <w:r w:rsidR="63D45C54" w:rsidRPr="63D45C54">
        <w:rPr>
          <w:rFonts w:ascii="Calibri" w:eastAsia="Calibri" w:hAnsi="Calibri" w:cs="Calibri"/>
        </w:rPr>
        <w:t xml:space="preserve">page </w:t>
      </w:r>
      <w:r w:rsidR="29350383" w:rsidRPr="29350383">
        <w:rPr>
          <w:rFonts w:ascii="Calibri" w:eastAsia="Calibri" w:hAnsi="Calibri" w:cs="Calibri"/>
        </w:rPr>
        <w:t xml:space="preserve">configuration de </w:t>
      </w:r>
      <w:r w:rsidR="7C2D719C" w:rsidRPr="7C2D719C">
        <w:rPr>
          <w:rFonts w:ascii="Calibri" w:eastAsia="Calibri" w:hAnsi="Calibri" w:cs="Calibri"/>
        </w:rPr>
        <w:t>l’interface :</w:t>
      </w:r>
    </w:p>
    <w:p w14:paraId="6FD0385F" w14:textId="2AA89C0A" w:rsidR="50DF7355" w:rsidRDefault="00A3367C" w:rsidP="50DF7355">
      <w:r w:rsidRPr="00A3367C">
        <w:rPr>
          <w:noProof/>
        </w:rPr>
        <w:drawing>
          <wp:inline distT="0" distB="0" distL="0" distR="0" wp14:anchorId="4A21C269" wp14:editId="1EEC5EDA">
            <wp:extent cx="5760720" cy="4512310"/>
            <wp:effectExtent l="0" t="0" r="0" b="2540"/>
            <wp:docPr id="1935464674" name="Image 3" descr="Une image contenant texte, capture d’écran, affichag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64674" name="Image 3" descr="Une image contenant texte, capture d’écran, affichage, logiciel&#10;&#10;Le contenu généré par l’IA peut êtr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512310"/>
                    </a:xfrm>
                    <a:prstGeom prst="rect">
                      <a:avLst/>
                    </a:prstGeom>
                    <a:noFill/>
                    <a:ln>
                      <a:noFill/>
                    </a:ln>
                  </pic:spPr>
                </pic:pic>
              </a:graphicData>
            </a:graphic>
          </wp:inline>
        </w:drawing>
      </w:r>
      <w:r w:rsidRPr="00A3367C">
        <w:rPr>
          <w:noProof/>
        </w:rPr>
        <w:t xml:space="preserve"> </w:t>
      </w:r>
    </w:p>
    <w:p w14:paraId="01345406" w14:textId="6F58F030" w:rsidR="7494C867" w:rsidRDefault="7494C867" w:rsidP="7494C867"/>
    <w:p w14:paraId="1BC26CF6" w14:textId="44258ED7" w:rsidR="50C6AD55" w:rsidRDefault="532328B3" w:rsidP="50C6AD55">
      <w:pPr>
        <w:pStyle w:val="Heading2"/>
        <w:numPr>
          <w:ilvl w:val="1"/>
          <w:numId w:val="1"/>
        </w:numPr>
        <w:rPr>
          <w:rFonts w:ascii="Calibri" w:hAnsi="Calibri" w:cs="Calibri"/>
        </w:rPr>
      </w:pPr>
      <w:bookmarkStart w:id="8" w:name="_Toc199685015"/>
      <w:r w:rsidRPr="49BCC8DE">
        <w:rPr>
          <w:rFonts w:ascii="Calibri" w:hAnsi="Calibri" w:cs="Calibri"/>
        </w:rPr>
        <w:t>Page log</w:t>
      </w:r>
      <w:bookmarkEnd w:id="8"/>
    </w:p>
    <w:p w14:paraId="24FCE77D" w14:textId="61B35258" w:rsidR="7A56FA2A" w:rsidRDefault="7A56FA2A" w:rsidP="49BCC8DE">
      <w:pPr>
        <w:rPr>
          <w:rFonts w:ascii="Calibri" w:eastAsia="Calibri" w:hAnsi="Calibri" w:cs="Calibri"/>
        </w:rPr>
      </w:pPr>
      <w:r w:rsidRPr="49BCC8DE">
        <w:rPr>
          <w:rFonts w:ascii="Calibri" w:eastAsia="Calibri" w:hAnsi="Calibri" w:cs="Calibri"/>
        </w:rPr>
        <w:t xml:space="preserve">La page de log permet d’afficher les différents fichiers de logs des actions effectuées. Ces derniers seront lançables de manière individuelle via le bouton sur la droite du log voulu.  </w:t>
      </w:r>
    </w:p>
    <w:p w14:paraId="3B89A895" w14:textId="21916A71" w:rsidR="7A56FA2A" w:rsidRDefault="7A56FA2A" w:rsidP="49BCC8DE">
      <w:r w:rsidRPr="49BCC8DE">
        <w:rPr>
          <w:rFonts w:ascii="Calibri" w:eastAsia="Calibri" w:hAnsi="Calibri" w:cs="Calibri"/>
        </w:rPr>
        <w:t>Cela est affiché sous forme de liste avec comme ci-dessous :</w:t>
      </w:r>
    </w:p>
    <w:p w14:paraId="14F76EDB" w14:textId="49802BF9" w:rsidR="0EF7ED46" w:rsidRDefault="000F3C10" w:rsidP="0EF7ED46">
      <w:r>
        <w:rPr>
          <w:noProof/>
        </w:rPr>
        <w:drawing>
          <wp:inline distT="0" distB="0" distL="0" distR="0" wp14:anchorId="4F72D197" wp14:editId="4B61235F">
            <wp:extent cx="5760720" cy="3211195"/>
            <wp:effectExtent l="0" t="0" r="0" b="8255"/>
            <wp:docPr id="409882366" name="Image 1" descr="Une image contenant texte, capture d’écran, nombr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7">
                      <a:extLst>
                        <a:ext uri="{28A0092B-C50C-407E-A947-70E740481C1C}">
                          <a14:useLocalDpi xmlns:a14="http://schemas.microsoft.com/office/drawing/2010/main" val="0"/>
                        </a:ext>
                      </a:extLst>
                    </a:blip>
                    <a:stretch>
                      <a:fillRect/>
                    </a:stretch>
                  </pic:blipFill>
                  <pic:spPr>
                    <a:xfrm>
                      <a:off x="0" y="0"/>
                      <a:ext cx="5760720" cy="3211195"/>
                    </a:xfrm>
                    <a:prstGeom prst="rect">
                      <a:avLst/>
                    </a:prstGeom>
                  </pic:spPr>
                </pic:pic>
              </a:graphicData>
            </a:graphic>
          </wp:inline>
        </w:drawing>
      </w:r>
    </w:p>
    <w:p w14:paraId="248292FD" w14:textId="1BE6ECCA" w:rsidR="4D0D1102" w:rsidRDefault="00595350" w:rsidP="4D0D1102">
      <w:pPr>
        <w:rPr>
          <w:rFonts w:ascii="Calibri" w:eastAsia="Calibri" w:hAnsi="Calibri" w:cs="Calibri"/>
        </w:rPr>
      </w:pPr>
      <w:r w:rsidRPr="49BCC8DE">
        <w:rPr>
          <w:rFonts w:ascii="Calibri" w:eastAsia="Calibri" w:hAnsi="Calibri" w:cs="Calibri"/>
        </w:rPr>
        <w:t xml:space="preserve">Vous pouvez </w:t>
      </w:r>
      <w:r w:rsidR="003163C5" w:rsidRPr="49BCC8DE">
        <w:rPr>
          <w:rFonts w:ascii="Calibri" w:eastAsia="Calibri" w:hAnsi="Calibri" w:cs="Calibri"/>
        </w:rPr>
        <w:t xml:space="preserve">consulter plus en détails un log en </w:t>
      </w:r>
      <w:r w:rsidR="00C603AF" w:rsidRPr="49BCC8DE">
        <w:rPr>
          <w:rFonts w:ascii="Calibri" w:eastAsia="Calibri" w:hAnsi="Calibri" w:cs="Calibri"/>
        </w:rPr>
        <w:t xml:space="preserve">faisant </w:t>
      </w:r>
      <w:proofErr w:type="gramStart"/>
      <w:r w:rsidR="00F721AA" w:rsidRPr="49BCC8DE">
        <w:rPr>
          <w:rFonts w:ascii="Calibri" w:eastAsia="Calibri" w:hAnsi="Calibri" w:cs="Calibri"/>
        </w:rPr>
        <w:t>une double cli</w:t>
      </w:r>
      <w:r w:rsidR="6922FF66" w:rsidRPr="49BCC8DE">
        <w:rPr>
          <w:rFonts w:ascii="Calibri" w:eastAsia="Calibri" w:hAnsi="Calibri" w:cs="Calibri"/>
        </w:rPr>
        <w:t>c</w:t>
      </w:r>
      <w:proofErr w:type="gramEnd"/>
      <w:r w:rsidR="00C603AF" w:rsidRPr="49BCC8DE">
        <w:rPr>
          <w:rFonts w:ascii="Calibri" w:eastAsia="Calibri" w:hAnsi="Calibri" w:cs="Calibri"/>
        </w:rPr>
        <w:t xml:space="preserve"> sur ce dernier</w:t>
      </w:r>
      <w:r w:rsidR="00F721AA" w:rsidRPr="49BCC8DE">
        <w:rPr>
          <w:rFonts w:ascii="Calibri" w:eastAsia="Calibri" w:hAnsi="Calibri" w:cs="Calibri"/>
        </w:rPr>
        <w:t>. La fenêtre suivante s’affichera alors :</w:t>
      </w:r>
    </w:p>
    <w:p w14:paraId="203963DD" w14:textId="5EFA819C" w:rsidR="00F721AA" w:rsidRDefault="00993723" w:rsidP="4D0D1102">
      <w:r>
        <w:rPr>
          <w:noProof/>
        </w:rPr>
        <w:drawing>
          <wp:inline distT="0" distB="0" distL="0" distR="0" wp14:anchorId="775B025E" wp14:editId="03A2C924">
            <wp:extent cx="3095625" cy="2743200"/>
            <wp:effectExtent l="0" t="0" r="9525" b="0"/>
            <wp:docPr id="1845438239" name="Image 4" descr="Une image contenant texte, capture d’écran, affichag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38239" name="Image 4" descr="Une image contenant texte, capture d’écran, affichage, nombre&#10;&#10;Le contenu généré par l’IA peut être incorrect."/>
                    <pic:cNvPicPr>
                      <a:picLocks noChangeAspect="1" noChangeArrowheads="1"/>
                    </pic:cNvPicPr>
                  </pic:nvPicPr>
                  <pic:blipFill rotWithShape="1">
                    <a:blip r:embed="rId18">
                      <a:extLst>
                        <a:ext uri="{28A0092B-C50C-407E-A947-70E740481C1C}">
                          <a14:useLocalDpi xmlns:a14="http://schemas.microsoft.com/office/drawing/2010/main" val="0"/>
                        </a:ext>
                      </a:extLst>
                    </a:blip>
                    <a:srcRect l="1776" t="2373" r="2070"/>
                    <a:stretch/>
                  </pic:blipFill>
                  <pic:spPr bwMode="auto">
                    <a:xfrm>
                      <a:off x="0" y="0"/>
                      <a:ext cx="3095625" cy="2743200"/>
                    </a:xfrm>
                    <a:prstGeom prst="rect">
                      <a:avLst/>
                    </a:prstGeom>
                    <a:noFill/>
                    <a:ln>
                      <a:noFill/>
                    </a:ln>
                    <a:extLst>
                      <a:ext uri="{53640926-AAD7-44D8-BBD7-CCE9431645EC}">
                        <a14:shadowObscured xmlns:a14="http://schemas.microsoft.com/office/drawing/2010/main"/>
                      </a:ext>
                    </a:extLst>
                  </pic:spPr>
                </pic:pic>
              </a:graphicData>
            </a:graphic>
          </wp:inline>
        </w:drawing>
      </w:r>
      <w:r w:rsidRPr="00993723">
        <w:t xml:space="preserve"> </w:t>
      </w:r>
    </w:p>
    <w:p w14:paraId="50156C32" w14:textId="1D26B938" w:rsidR="5CFD815D" w:rsidRDefault="5CFD815D" w:rsidP="5CFD815D"/>
    <w:p w14:paraId="24E1B178" w14:textId="77777777" w:rsidR="00D30EB7" w:rsidRDefault="00D30EB7" w:rsidP="00D32D5D"/>
    <w:p w14:paraId="59FE03F0" w14:textId="77777777" w:rsidR="00FC6ECB" w:rsidRPr="00EC792F" w:rsidRDefault="00FC6ECB" w:rsidP="00D32D5D"/>
    <w:p w14:paraId="23DB5241" w14:textId="3E9EEE9D" w:rsidR="00D8619E" w:rsidRDefault="00C648FD" w:rsidP="00D8619E">
      <w:pPr>
        <w:pStyle w:val="Heading2"/>
        <w:numPr>
          <w:ilvl w:val="1"/>
          <w:numId w:val="1"/>
        </w:numPr>
        <w:rPr>
          <w:rFonts w:ascii="Calibri" w:hAnsi="Calibri" w:cs="Calibri"/>
        </w:rPr>
      </w:pPr>
      <w:bookmarkStart w:id="9" w:name="_Toc199685016"/>
      <w:r>
        <w:rPr>
          <w:rFonts w:ascii="Calibri" w:hAnsi="Calibri" w:cs="Calibri"/>
        </w:rPr>
        <w:t>Application de contrôle distant</w:t>
      </w:r>
      <w:r w:rsidR="007D105E">
        <w:rPr>
          <w:rFonts w:ascii="Calibri" w:hAnsi="Calibri" w:cs="Calibri"/>
        </w:rPr>
        <w:t xml:space="preserve"> : </w:t>
      </w:r>
      <w:proofErr w:type="spellStart"/>
      <w:r w:rsidR="007D105E">
        <w:rPr>
          <w:rFonts w:ascii="Calibri" w:hAnsi="Calibri" w:cs="Calibri"/>
        </w:rPr>
        <w:t>EasyRemote</w:t>
      </w:r>
      <w:bookmarkEnd w:id="9"/>
      <w:proofErr w:type="spellEnd"/>
    </w:p>
    <w:p w14:paraId="25A3ECBE" w14:textId="57D79E9A" w:rsidR="00AF742F" w:rsidRDefault="00E819AD" w:rsidP="00D8619E">
      <w:pPr>
        <w:rPr>
          <w:rFonts w:ascii="Calibri" w:eastAsia="Calibri" w:hAnsi="Calibri" w:cs="Calibri"/>
        </w:rPr>
      </w:pPr>
      <w:r>
        <w:rPr>
          <w:rFonts w:ascii="Calibri" w:eastAsia="Calibri" w:hAnsi="Calibri" w:cs="Calibri"/>
        </w:rPr>
        <w:t>Cette application es</w:t>
      </w:r>
      <w:r w:rsidR="00AA3FC6">
        <w:rPr>
          <w:rFonts w:ascii="Calibri" w:eastAsia="Calibri" w:hAnsi="Calibri" w:cs="Calibri"/>
        </w:rPr>
        <w:t xml:space="preserve">t un service </w:t>
      </w:r>
      <w:r w:rsidR="00274ED1">
        <w:rPr>
          <w:rFonts w:ascii="Calibri" w:eastAsia="Calibri" w:hAnsi="Calibri" w:cs="Calibri"/>
        </w:rPr>
        <w:t xml:space="preserve">permettant d’accéder </w:t>
      </w:r>
      <w:r w:rsidR="00F657D3">
        <w:rPr>
          <w:rFonts w:ascii="Calibri" w:eastAsia="Calibri" w:hAnsi="Calibri" w:cs="Calibri"/>
        </w:rPr>
        <w:t>à la liste des trav</w:t>
      </w:r>
      <w:r w:rsidR="003A3F2A">
        <w:rPr>
          <w:rFonts w:ascii="Calibri" w:eastAsia="Calibri" w:hAnsi="Calibri" w:cs="Calibri"/>
        </w:rPr>
        <w:t>aux disponibles</w:t>
      </w:r>
      <w:r w:rsidR="00CD3D12">
        <w:rPr>
          <w:rFonts w:ascii="Calibri" w:eastAsia="Calibri" w:hAnsi="Calibri" w:cs="Calibri"/>
        </w:rPr>
        <w:t xml:space="preserve"> et de pouvoir lancer</w:t>
      </w:r>
      <w:r w:rsidR="007E67A0">
        <w:rPr>
          <w:rFonts w:ascii="Calibri" w:eastAsia="Calibri" w:hAnsi="Calibri" w:cs="Calibri"/>
        </w:rPr>
        <w:t>, mettre sur pause</w:t>
      </w:r>
      <w:r w:rsidR="0011258B">
        <w:rPr>
          <w:rFonts w:ascii="Calibri" w:eastAsia="Calibri" w:hAnsi="Calibri" w:cs="Calibri"/>
        </w:rPr>
        <w:t>, reprendre et a</w:t>
      </w:r>
      <w:r w:rsidR="0082043A">
        <w:rPr>
          <w:rFonts w:ascii="Calibri" w:eastAsia="Calibri" w:hAnsi="Calibri" w:cs="Calibri"/>
        </w:rPr>
        <w:t>nnuler ces derniers</w:t>
      </w:r>
      <w:r w:rsidR="003A3F2A">
        <w:rPr>
          <w:rFonts w:ascii="Calibri" w:eastAsia="Calibri" w:hAnsi="Calibri" w:cs="Calibri"/>
        </w:rPr>
        <w:t xml:space="preserve"> </w:t>
      </w:r>
      <w:r w:rsidR="00512000">
        <w:rPr>
          <w:rFonts w:ascii="Calibri" w:eastAsia="Calibri" w:hAnsi="Calibri" w:cs="Calibri"/>
        </w:rPr>
        <w:t xml:space="preserve">ainsi que </w:t>
      </w:r>
      <w:r w:rsidR="001647F2">
        <w:rPr>
          <w:rFonts w:ascii="Calibri" w:eastAsia="Calibri" w:hAnsi="Calibri" w:cs="Calibri"/>
        </w:rPr>
        <w:t>l</w:t>
      </w:r>
      <w:r w:rsidR="00584E90">
        <w:rPr>
          <w:rFonts w:ascii="Calibri" w:eastAsia="Calibri" w:hAnsi="Calibri" w:cs="Calibri"/>
        </w:rPr>
        <w:t>e suivi de l’exécution des travaux en cours.</w:t>
      </w:r>
    </w:p>
    <w:p w14:paraId="6D9366CF" w14:textId="62199BF9" w:rsidR="00340FB8" w:rsidRDefault="007344D0" w:rsidP="00D8619E">
      <w:pPr>
        <w:rPr>
          <w:rFonts w:ascii="Calibri" w:eastAsia="Calibri" w:hAnsi="Calibri" w:cs="Calibri"/>
        </w:rPr>
      </w:pPr>
      <w:r w:rsidRPr="7275FF90">
        <w:rPr>
          <w:rFonts w:ascii="Calibri" w:eastAsia="Calibri" w:hAnsi="Calibri" w:cs="Calibri"/>
        </w:rPr>
        <w:t>Cette application</w:t>
      </w:r>
      <w:r w:rsidR="0009054D" w:rsidRPr="7275FF90">
        <w:rPr>
          <w:rFonts w:ascii="Calibri" w:eastAsia="Calibri" w:hAnsi="Calibri" w:cs="Calibri"/>
        </w:rPr>
        <w:t xml:space="preserve"> se présente de la manière suivante :</w:t>
      </w:r>
    </w:p>
    <w:p w14:paraId="2D2A9A20" w14:textId="5307B056" w:rsidR="005E06C0" w:rsidRDefault="005E06C0" w:rsidP="007D2CC9">
      <w:pPr>
        <w:jc w:val="center"/>
      </w:pPr>
      <w:r>
        <w:rPr>
          <w:noProof/>
        </w:rPr>
        <w:drawing>
          <wp:inline distT="0" distB="0" distL="0" distR="0" wp14:anchorId="4AF862BD" wp14:editId="65A6773B">
            <wp:extent cx="5191125" cy="2834685"/>
            <wp:effectExtent l="0" t="0" r="0" b="3810"/>
            <wp:docPr id="1844593433" name="Image 6" descr="Une image contenant texte, capture d’écran, logiciel,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93433" name="Image 6" descr="Une image contenant texte, capture d’écran, logiciel, affichage&#10;&#10;Le contenu généré par l’IA peut être incorrect."/>
                    <pic:cNvPicPr>
                      <a:picLocks noChangeAspect="1" noChangeArrowheads="1"/>
                    </pic:cNvPicPr>
                  </pic:nvPicPr>
                  <pic:blipFill rotWithShape="1">
                    <a:blip r:embed="rId19">
                      <a:extLst>
                        <a:ext uri="{28A0092B-C50C-407E-A947-70E740481C1C}">
                          <a14:useLocalDpi xmlns:a14="http://schemas.microsoft.com/office/drawing/2010/main" val="0"/>
                        </a:ext>
                      </a:extLst>
                    </a:blip>
                    <a:srcRect l="662" t="1484" r="628" b="1780"/>
                    <a:stretch/>
                  </pic:blipFill>
                  <pic:spPr bwMode="auto">
                    <a:xfrm>
                      <a:off x="0" y="0"/>
                      <a:ext cx="5199694" cy="2839364"/>
                    </a:xfrm>
                    <a:prstGeom prst="rect">
                      <a:avLst/>
                    </a:prstGeom>
                    <a:noFill/>
                    <a:ln>
                      <a:noFill/>
                    </a:ln>
                    <a:extLst>
                      <a:ext uri="{53640926-AAD7-44D8-BBD7-CCE9431645EC}">
                        <a14:shadowObscured xmlns:a14="http://schemas.microsoft.com/office/drawing/2010/main"/>
                      </a:ext>
                    </a:extLst>
                  </pic:spPr>
                </pic:pic>
              </a:graphicData>
            </a:graphic>
          </wp:inline>
        </w:drawing>
      </w:r>
    </w:p>
    <w:p w14:paraId="54ED7352" w14:textId="174DDFFB" w:rsidR="3948B163" w:rsidRDefault="3948B163" w:rsidP="49BCC8DE">
      <w:pPr>
        <w:rPr>
          <w:rFonts w:ascii="Calibri" w:eastAsia="Calibri" w:hAnsi="Calibri" w:cs="Calibri"/>
        </w:rPr>
      </w:pPr>
      <w:r w:rsidRPr="49BCC8DE">
        <w:rPr>
          <w:rFonts w:ascii="Calibri" w:eastAsia="Calibri" w:hAnsi="Calibri" w:cs="Calibri"/>
        </w:rPr>
        <w:t xml:space="preserve">De la même manière que pour </w:t>
      </w:r>
      <w:proofErr w:type="spellStart"/>
      <w:r w:rsidRPr="49BCC8DE">
        <w:rPr>
          <w:rFonts w:ascii="Calibri" w:eastAsia="Calibri" w:hAnsi="Calibri" w:cs="Calibri"/>
        </w:rPr>
        <w:t>EasySave</w:t>
      </w:r>
      <w:proofErr w:type="spellEnd"/>
      <w:r w:rsidRPr="49BCC8DE">
        <w:rPr>
          <w:rFonts w:ascii="Calibri" w:eastAsia="Calibri" w:hAnsi="Calibri" w:cs="Calibri"/>
        </w:rPr>
        <w:t>, vous pouvez retrouver le menu latéral permettant de naviguer entre la liste des travaux et ceux en cours.</w:t>
      </w:r>
    </w:p>
    <w:p w14:paraId="096BCD81" w14:textId="637F497C" w:rsidR="00ED6936" w:rsidRDefault="009E5CF4" w:rsidP="00E82D41">
      <w:pPr>
        <w:pStyle w:val="Heading3"/>
        <w:rPr>
          <w:rFonts w:ascii="Calibri" w:eastAsia="Calibri" w:hAnsi="Calibri" w:cs="Calibri"/>
        </w:rPr>
      </w:pPr>
      <w:bookmarkStart w:id="10" w:name="_Toc199685017"/>
      <w:r w:rsidRPr="383330A4">
        <w:rPr>
          <w:rFonts w:ascii="Calibri" w:eastAsia="Calibri" w:hAnsi="Calibri" w:cs="Calibri"/>
        </w:rPr>
        <w:t>La liste des travaux</w:t>
      </w:r>
      <w:bookmarkEnd w:id="10"/>
    </w:p>
    <w:p w14:paraId="73374E98" w14:textId="3E991553" w:rsidR="006E2871" w:rsidRDefault="2516C9E0" w:rsidP="5742B2B2">
      <w:r w:rsidRPr="49BCC8DE">
        <w:rPr>
          <w:rFonts w:ascii="Calibri" w:eastAsia="Calibri" w:hAnsi="Calibri" w:cs="Calibri"/>
        </w:rPr>
        <w:t xml:space="preserve">De la même manière que pour </w:t>
      </w:r>
      <w:proofErr w:type="spellStart"/>
      <w:r w:rsidRPr="49BCC8DE">
        <w:rPr>
          <w:rFonts w:ascii="Calibri" w:eastAsia="Calibri" w:hAnsi="Calibri" w:cs="Calibri"/>
        </w:rPr>
        <w:t>EasySave</w:t>
      </w:r>
      <w:proofErr w:type="spellEnd"/>
      <w:r w:rsidRPr="49BCC8DE">
        <w:rPr>
          <w:rFonts w:ascii="Calibri" w:eastAsia="Calibri" w:hAnsi="Calibri" w:cs="Calibri"/>
        </w:rPr>
        <w:t>, vous pouvez accéder à la liste des travaux enregistrés. Contrairement à cette dernière, vous ne pourrez que consulter les travaux disponibles et les exécuter.</w:t>
      </w:r>
      <w:r w:rsidR="111D373B" w:rsidRPr="49BCC8DE">
        <w:rPr>
          <w:rFonts w:ascii="Calibri" w:eastAsia="Calibri" w:hAnsi="Calibri" w:cs="Calibri"/>
        </w:rPr>
        <w:t xml:space="preserve"> </w:t>
      </w:r>
      <w:r w:rsidR="00ED6936">
        <w:rPr>
          <w:noProof/>
        </w:rPr>
        <w:drawing>
          <wp:inline distT="0" distB="0" distL="0" distR="0" wp14:anchorId="39E0C410" wp14:editId="18B237BE">
            <wp:extent cx="5324474" cy="2966845"/>
            <wp:effectExtent l="0" t="0" r="0" b="5080"/>
            <wp:docPr id="2001717095" name="Image 7" descr="Une image contenant texte, capture d’écran, logiciel,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pic:nvPicPr>
                  <pic:blipFill>
                    <a:blip r:embed="rId19">
                      <a:extLst>
                        <a:ext uri="{28A0092B-C50C-407E-A947-70E740481C1C}">
                          <a14:useLocalDpi xmlns:a14="http://schemas.microsoft.com/office/drawing/2010/main" val="0"/>
                        </a:ext>
                      </a:extLst>
                    </a:blip>
                    <a:stretch>
                      <a:fillRect/>
                    </a:stretch>
                  </pic:blipFill>
                  <pic:spPr>
                    <a:xfrm>
                      <a:off x="0" y="0"/>
                      <a:ext cx="5324474" cy="2966845"/>
                    </a:xfrm>
                    <a:prstGeom prst="rect">
                      <a:avLst/>
                    </a:prstGeom>
                  </pic:spPr>
                </pic:pic>
              </a:graphicData>
            </a:graphic>
          </wp:inline>
        </w:drawing>
      </w:r>
    </w:p>
    <w:p w14:paraId="30A90F0B" w14:textId="1AFEE6C9" w:rsidR="00D60E9B" w:rsidRDefault="00D60E9B" w:rsidP="00C201B6">
      <w:pPr>
        <w:pStyle w:val="Heading3"/>
        <w:rPr>
          <w:rFonts w:ascii="Calibri" w:eastAsia="Calibri" w:hAnsi="Calibri" w:cs="Calibri"/>
        </w:rPr>
      </w:pPr>
      <w:bookmarkStart w:id="11" w:name="_Toc199685018"/>
      <w:r w:rsidRPr="6090ACB3">
        <w:rPr>
          <w:rFonts w:ascii="Calibri" w:eastAsia="Calibri" w:hAnsi="Calibri" w:cs="Calibri"/>
        </w:rPr>
        <w:t>Travaux en cours</w:t>
      </w:r>
      <w:bookmarkEnd w:id="11"/>
      <w:r w:rsidR="00500CA0" w:rsidRPr="6090ACB3">
        <w:rPr>
          <w:rFonts w:ascii="Calibri" w:eastAsia="Calibri" w:hAnsi="Calibri" w:cs="Calibri"/>
        </w:rPr>
        <w:t> </w:t>
      </w:r>
    </w:p>
    <w:p w14:paraId="0B07BABC" w14:textId="722025BD" w:rsidR="651DCFD8" w:rsidRDefault="651DCFD8" w:rsidP="7D72876F">
      <w:pPr>
        <w:rPr>
          <w:rFonts w:ascii="Calibri" w:eastAsia="Calibri" w:hAnsi="Calibri" w:cs="Calibri"/>
        </w:rPr>
      </w:pPr>
      <w:r w:rsidRPr="6090ACB3">
        <w:rPr>
          <w:rFonts w:ascii="Calibri" w:eastAsia="Calibri" w:hAnsi="Calibri" w:cs="Calibri"/>
        </w:rPr>
        <w:t xml:space="preserve">Pour cette </w:t>
      </w:r>
      <w:r w:rsidRPr="5060B1D2">
        <w:rPr>
          <w:rFonts w:ascii="Calibri" w:eastAsia="Calibri" w:hAnsi="Calibri" w:cs="Calibri"/>
        </w:rPr>
        <w:t xml:space="preserve">partie, il </w:t>
      </w:r>
      <w:r w:rsidRPr="265E44F1">
        <w:rPr>
          <w:rFonts w:ascii="Calibri" w:eastAsia="Calibri" w:hAnsi="Calibri" w:cs="Calibri"/>
        </w:rPr>
        <w:t xml:space="preserve">sera possible au </w:t>
      </w:r>
      <w:r w:rsidRPr="7E965114">
        <w:rPr>
          <w:rFonts w:ascii="Calibri" w:eastAsia="Calibri" w:hAnsi="Calibri" w:cs="Calibri"/>
        </w:rPr>
        <w:t xml:space="preserve">client à </w:t>
      </w:r>
      <w:r w:rsidRPr="4CAA9E87">
        <w:rPr>
          <w:rFonts w:ascii="Calibri" w:eastAsia="Calibri" w:hAnsi="Calibri" w:cs="Calibri"/>
        </w:rPr>
        <w:t xml:space="preserve">distance après avoir </w:t>
      </w:r>
      <w:r w:rsidRPr="03B044EA">
        <w:rPr>
          <w:rFonts w:ascii="Calibri" w:eastAsia="Calibri" w:hAnsi="Calibri" w:cs="Calibri"/>
        </w:rPr>
        <w:t xml:space="preserve">lancé </w:t>
      </w:r>
      <w:r w:rsidRPr="56D9E8D9">
        <w:rPr>
          <w:rFonts w:ascii="Calibri" w:eastAsia="Calibri" w:hAnsi="Calibri" w:cs="Calibri"/>
        </w:rPr>
        <w:t xml:space="preserve">un travail </w:t>
      </w:r>
      <w:r w:rsidRPr="6A482494">
        <w:rPr>
          <w:rFonts w:ascii="Calibri" w:eastAsia="Calibri" w:hAnsi="Calibri" w:cs="Calibri"/>
        </w:rPr>
        <w:t>d’</w:t>
      </w:r>
      <w:r w:rsidR="7CD960D2" w:rsidRPr="6A482494">
        <w:rPr>
          <w:rFonts w:ascii="Calibri" w:eastAsia="Calibri" w:hAnsi="Calibri" w:cs="Calibri"/>
        </w:rPr>
        <w:t>interagir</w:t>
      </w:r>
      <w:r w:rsidRPr="394A761D">
        <w:rPr>
          <w:rFonts w:ascii="Calibri" w:eastAsia="Calibri" w:hAnsi="Calibri" w:cs="Calibri"/>
        </w:rPr>
        <w:t xml:space="preserve"> avec </w:t>
      </w:r>
      <w:r w:rsidRPr="522DF855">
        <w:rPr>
          <w:rFonts w:ascii="Calibri" w:eastAsia="Calibri" w:hAnsi="Calibri" w:cs="Calibri"/>
        </w:rPr>
        <w:t>celui-ci :</w:t>
      </w:r>
    </w:p>
    <w:p w14:paraId="674C9A6B" w14:textId="09832EC2" w:rsidR="651DCFD8" w:rsidRDefault="160BD952" w:rsidP="588F6E12">
      <w:pPr>
        <w:pStyle w:val="ListParagraph"/>
        <w:numPr>
          <w:ilvl w:val="0"/>
          <w:numId w:val="10"/>
        </w:numPr>
        <w:rPr>
          <w:rFonts w:ascii="Calibri" w:eastAsia="Calibri" w:hAnsi="Calibri" w:cs="Calibri"/>
        </w:rPr>
      </w:pPr>
      <w:r w:rsidRPr="5C63B827">
        <w:rPr>
          <w:rFonts w:ascii="Calibri" w:eastAsia="Calibri" w:hAnsi="Calibri" w:cs="Calibri"/>
        </w:rPr>
        <w:t>Le</w:t>
      </w:r>
      <w:r w:rsidR="2CBCCF9F" w:rsidRPr="35166C7C">
        <w:rPr>
          <w:rFonts w:ascii="Calibri" w:eastAsia="Calibri" w:hAnsi="Calibri" w:cs="Calibri"/>
        </w:rPr>
        <w:t xml:space="preserve"> mettre sur </w:t>
      </w:r>
      <w:r w:rsidR="2CBCCF9F" w:rsidRPr="1936959F">
        <w:rPr>
          <w:rFonts w:ascii="Calibri" w:eastAsia="Calibri" w:hAnsi="Calibri" w:cs="Calibri"/>
        </w:rPr>
        <w:t>pause</w:t>
      </w:r>
    </w:p>
    <w:p w14:paraId="7337F381" w14:textId="112AFD77" w:rsidR="2CBCCF9F" w:rsidRDefault="2CBCCF9F" w:rsidP="588F6E12">
      <w:pPr>
        <w:pStyle w:val="ListParagraph"/>
        <w:numPr>
          <w:ilvl w:val="0"/>
          <w:numId w:val="10"/>
        </w:numPr>
        <w:rPr>
          <w:rFonts w:ascii="Calibri" w:eastAsia="Calibri" w:hAnsi="Calibri" w:cs="Calibri"/>
        </w:rPr>
      </w:pPr>
      <w:r w:rsidRPr="5832B923">
        <w:rPr>
          <w:rFonts w:ascii="Calibri" w:eastAsia="Calibri" w:hAnsi="Calibri" w:cs="Calibri"/>
        </w:rPr>
        <w:t xml:space="preserve">Le relancer </w:t>
      </w:r>
      <w:r w:rsidRPr="1E372531">
        <w:rPr>
          <w:rFonts w:ascii="Calibri" w:eastAsia="Calibri" w:hAnsi="Calibri" w:cs="Calibri"/>
        </w:rPr>
        <w:t xml:space="preserve">s’il a </w:t>
      </w:r>
      <w:r w:rsidRPr="340509BC">
        <w:rPr>
          <w:rFonts w:ascii="Calibri" w:eastAsia="Calibri" w:hAnsi="Calibri" w:cs="Calibri"/>
        </w:rPr>
        <w:t xml:space="preserve">été </w:t>
      </w:r>
      <w:r w:rsidRPr="103B30EA">
        <w:rPr>
          <w:rFonts w:ascii="Calibri" w:eastAsia="Calibri" w:hAnsi="Calibri" w:cs="Calibri"/>
        </w:rPr>
        <w:t>interrompu</w:t>
      </w:r>
    </w:p>
    <w:p w14:paraId="53E90C34" w14:textId="14E81E60" w:rsidR="2CBCCF9F" w:rsidRDefault="2CBCCF9F" w:rsidP="588F6E12">
      <w:pPr>
        <w:pStyle w:val="ListParagraph"/>
        <w:numPr>
          <w:ilvl w:val="0"/>
          <w:numId w:val="10"/>
        </w:numPr>
        <w:rPr>
          <w:rFonts w:ascii="Calibri" w:eastAsia="Calibri" w:hAnsi="Calibri" w:cs="Calibri"/>
        </w:rPr>
      </w:pPr>
      <w:r w:rsidRPr="683DEAA8">
        <w:rPr>
          <w:rFonts w:ascii="Calibri" w:eastAsia="Calibri" w:hAnsi="Calibri" w:cs="Calibri"/>
        </w:rPr>
        <w:t>L'annuler</w:t>
      </w:r>
    </w:p>
    <w:p w14:paraId="4C153D87" w14:textId="6E61108A" w:rsidR="0013499D" w:rsidRPr="00AF742F" w:rsidRDefault="2CBCCF9F" w:rsidP="00D8619E">
      <w:r w:rsidRPr="49BCC8DE">
        <w:rPr>
          <w:rFonts w:ascii="Calibri" w:eastAsia="Calibri" w:hAnsi="Calibri" w:cs="Calibri"/>
        </w:rPr>
        <w:t>Cela laisse un certain contr</w:t>
      </w:r>
      <w:r w:rsidR="7B05D758" w:rsidRPr="49BCC8DE">
        <w:rPr>
          <w:rFonts w:ascii="Calibri" w:eastAsia="Calibri" w:hAnsi="Calibri" w:cs="Calibri"/>
        </w:rPr>
        <w:t>ô</w:t>
      </w:r>
      <w:r w:rsidRPr="49BCC8DE">
        <w:rPr>
          <w:rFonts w:ascii="Calibri" w:eastAsia="Calibri" w:hAnsi="Calibri" w:cs="Calibri"/>
        </w:rPr>
        <w:t>l</w:t>
      </w:r>
      <w:r w:rsidR="254794BB" w:rsidRPr="49BCC8DE">
        <w:rPr>
          <w:rFonts w:ascii="Calibri" w:eastAsia="Calibri" w:hAnsi="Calibri" w:cs="Calibri"/>
        </w:rPr>
        <w:t>e</w:t>
      </w:r>
      <w:r w:rsidRPr="49BCC8DE">
        <w:rPr>
          <w:rFonts w:ascii="Calibri" w:eastAsia="Calibri" w:hAnsi="Calibri" w:cs="Calibri"/>
        </w:rPr>
        <w:t xml:space="preserve"> pour le client qui veut effectuer des interactions à distance </w:t>
      </w:r>
      <w:r w:rsidR="321FFA2F" w:rsidRPr="49BCC8DE">
        <w:rPr>
          <w:rFonts w:ascii="Calibri" w:eastAsia="Calibri" w:hAnsi="Calibri" w:cs="Calibri"/>
        </w:rPr>
        <w:t>pour une première</w:t>
      </w:r>
      <w:r w:rsidRPr="49BCC8DE">
        <w:rPr>
          <w:rFonts w:ascii="Calibri" w:eastAsia="Calibri" w:hAnsi="Calibri" w:cs="Calibri"/>
        </w:rPr>
        <w:t xml:space="preserve"> </w:t>
      </w:r>
      <w:r w:rsidR="321FFA2F" w:rsidRPr="49BCC8DE">
        <w:rPr>
          <w:rFonts w:ascii="Calibri" w:eastAsia="Calibri" w:hAnsi="Calibri" w:cs="Calibri"/>
        </w:rPr>
        <w:t>version de celle-ci.</w:t>
      </w:r>
      <w:r w:rsidRPr="49BCC8DE">
        <w:rPr>
          <w:rFonts w:ascii="Calibri" w:eastAsia="Calibri" w:hAnsi="Calibri" w:cs="Calibri"/>
        </w:rPr>
        <w:t xml:space="preserve"> </w:t>
      </w:r>
    </w:p>
    <w:p w14:paraId="263EDB02" w14:textId="0F52BA87" w:rsidR="0013499D" w:rsidRPr="00AF742F" w:rsidRDefault="5154DD9C" w:rsidP="00D8619E">
      <w:r>
        <w:rPr>
          <w:noProof/>
        </w:rPr>
        <w:drawing>
          <wp:inline distT="0" distB="0" distL="0" distR="0" wp14:anchorId="4B8ECDD7" wp14:editId="650919D5">
            <wp:extent cx="5762626" cy="3209925"/>
            <wp:effectExtent l="0" t="0" r="0" b="0"/>
            <wp:docPr id="940980079" name="Picture 940980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980079"/>
                    <pic:cNvPicPr/>
                  </pic:nvPicPr>
                  <pic:blipFill>
                    <a:blip r:embed="rId20">
                      <a:extLst>
                        <a:ext uri="{28A0092B-C50C-407E-A947-70E740481C1C}">
                          <a14:useLocalDpi xmlns:a14="http://schemas.microsoft.com/office/drawing/2010/main" val="0"/>
                        </a:ext>
                      </a:extLst>
                    </a:blip>
                    <a:stretch>
                      <a:fillRect/>
                    </a:stretch>
                  </pic:blipFill>
                  <pic:spPr>
                    <a:xfrm>
                      <a:off x="0" y="0"/>
                      <a:ext cx="5762626" cy="3209925"/>
                    </a:xfrm>
                    <a:prstGeom prst="rect">
                      <a:avLst/>
                    </a:prstGeom>
                  </pic:spPr>
                </pic:pic>
              </a:graphicData>
            </a:graphic>
          </wp:inline>
        </w:drawing>
      </w:r>
      <w:r w:rsidR="32083470" w:rsidRPr="49BCC8DE">
        <w:rPr>
          <w:rFonts w:ascii="Calibri" w:eastAsia="Calibri" w:hAnsi="Calibri" w:cs="Calibri"/>
        </w:rPr>
        <w:t xml:space="preserve">Nous pouvons voir avec un exemple ci-dessus les travaux en cours à distance. </w:t>
      </w:r>
      <w:r w:rsidR="4936B9CE" w:rsidRPr="49BCC8DE">
        <w:rPr>
          <w:rFonts w:ascii="Calibri" w:eastAsia="Calibri" w:hAnsi="Calibri" w:cs="Calibri"/>
        </w:rPr>
        <w:t>Nous pouvons aussi les stopper temporairement ou indéfiniment (annuler).</w:t>
      </w:r>
    </w:p>
    <w:sectPr w:rsidR="0013499D" w:rsidRPr="00AF742F">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A72708" w14:textId="77777777" w:rsidR="005523B6" w:rsidRDefault="005523B6" w:rsidP="001A53E4">
      <w:pPr>
        <w:spacing w:after="0" w:line="240" w:lineRule="auto"/>
      </w:pPr>
      <w:r>
        <w:separator/>
      </w:r>
    </w:p>
  </w:endnote>
  <w:endnote w:type="continuationSeparator" w:id="0">
    <w:p w14:paraId="03285FA6" w14:textId="77777777" w:rsidR="005523B6" w:rsidRDefault="005523B6" w:rsidP="001A53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libri bol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10387082"/>
      <w:docPartObj>
        <w:docPartGallery w:val="Page Numbers (Bottom of Page)"/>
        <w:docPartUnique/>
      </w:docPartObj>
    </w:sdtPr>
    <w:sdtContent>
      <w:p w14:paraId="05C35602" w14:textId="416B3C6E" w:rsidR="001A53E4" w:rsidRDefault="001A53E4">
        <w:pPr>
          <w:pStyle w:val="Footer"/>
          <w:jc w:val="center"/>
        </w:pPr>
        <w:r>
          <w:fldChar w:fldCharType="begin"/>
        </w:r>
        <w:r>
          <w:instrText>PAGE   \* MERGEFORMAT</w:instrText>
        </w:r>
        <w:r>
          <w:fldChar w:fldCharType="separate"/>
        </w:r>
        <w:r>
          <w:t>2</w:t>
        </w:r>
        <w:r>
          <w:fldChar w:fldCharType="end"/>
        </w:r>
      </w:p>
    </w:sdtContent>
  </w:sdt>
  <w:p w14:paraId="677B4E2D" w14:textId="77777777" w:rsidR="001A53E4" w:rsidRDefault="001A53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F70E8E" w14:textId="77777777" w:rsidR="005523B6" w:rsidRDefault="005523B6" w:rsidP="001A53E4">
      <w:pPr>
        <w:spacing w:after="0" w:line="240" w:lineRule="auto"/>
      </w:pPr>
      <w:r>
        <w:separator/>
      </w:r>
    </w:p>
  </w:footnote>
  <w:footnote w:type="continuationSeparator" w:id="0">
    <w:p w14:paraId="058C54EA" w14:textId="77777777" w:rsidR="005523B6" w:rsidRDefault="005523B6" w:rsidP="001A53E4">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Bdl+bpg0zPBjxV" int2:id="64Uqln4j">
      <int2:state int2:value="Rejected" int2:type="AugLoop_Text_Critique"/>
    </int2:textHash>
    <int2:textHash int2:hashCode="ZPDJgw7ShxJxAl" int2:id="7BkKqmtI">
      <int2:state int2:value="Rejected" int2:type="AugLoop_Text_Critique"/>
    </int2:textHash>
    <int2:textHash int2:hashCode="SzaMzCNi9RPGJT" int2:id="Kfvp6gfh">
      <int2:state int2:value="Rejected" int2:type="AugLoop_Text_Critique"/>
    </int2:textHash>
    <int2:textHash int2:hashCode="8dQ9gZ+n7X9Nmd" int2:id="vf2ubVqH">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C1D7F"/>
    <w:multiLevelType w:val="hybridMultilevel"/>
    <w:tmpl w:val="A9523C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307C79"/>
    <w:multiLevelType w:val="hybridMultilevel"/>
    <w:tmpl w:val="FFFFFFFF"/>
    <w:lvl w:ilvl="0" w:tplc="6262D67A">
      <w:numFmt w:val="none"/>
      <w:lvlText w:val=""/>
      <w:lvlJc w:val="left"/>
      <w:pPr>
        <w:tabs>
          <w:tab w:val="num" w:pos="360"/>
        </w:tabs>
      </w:pPr>
    </w:lvl>
    <w:lvl w:ilvl="1" w:tplc="7CD0B36C">
      <w:start w:val="1"/>
      <w:numFmt w:val="lowerLetter"/>
      <w:lvlText w:val="%2."/>
      <w:lvlJc w:val="left"/>
      <w:pPr>
        <w:ind w:left="1440" w:hanging="360"/>
      </w:pPr>
    </w:lvl>
    <w:lvl w:ilvl="2" w:tplc="B0A43956">
      <w:start w:val="1"/>
      <w:numFmt w:val="lowerRoman"/>
      <w:lvlText w:val="%3."/>
      <w:lvlJc w:val="right"/>
      <w:pPr>
        <w:ind w:left="2160" w:hanging="180"/>
      </w:pPr>
    </w:lvl>
    <w:lvl w:ilvl="3" w:tplc="1A3850EA">
      <w:start w:val="1"/>
      <w:numFmt w:val="decimal"/>
      <w:lvlText w:val="%4."/>
      <w:lvlJc w:val="left"/>
      <w:pPr>
        <w:ind w:left="2880" w:hanging="360"/>
      </w:pPr>
    </w:lvl>
    <w:lvl w:ilvl="4" w:tplc="83AE5268">
      <w:start w:val="1"/>
      <w:numFmt w:val="lowerLetter"/>
      <w:lvlText w:val="%5."/>
      <w:lvlJc w:val="left"/>
      <w:pPr>
        <w:ind w:left="3600" w:hanging="360"/>
      </w:pPr>
    </w:lvl>
    <w:lvl w:ilvl="5" w:tplc="B21C4F0C">
      <w:start w:val="1"/>
      <w:numFmt w:val="lowerRoman"/>
      <w:lvlText w:val="%6."/>
      <w:lvlJc w:val="right"/>
      <w:pPr>
        <w:ind w:left="4320" w:hanging="180"/>
      </w:pPr>
    </w:lvl>
    <w:lvl w:ilvl="6" w:tplc="09D2028C">
      <w:start w:val="1"/>
      <w:numFmt w:val="decimal"/>
      <w:lvlText w:val="%7."/>
      <w:lvlJc w:val="left"/>
      <w:pPr>
        <w:ind w:left="5040" w:hanging="360"/>
      </w:pPr>
    </w:lvl>
    <w:lvl w:ilvl="7" w:tplc="18F276DC">
      <w:start w:val="1"/>
      <w:numFmt w:val="lowerLetter"/>
      <w:lvlText w:val="%8."/>
      <w:lvlJc w:val="left"/>
      <w:pPr>
        <w:ind w:left="5760" w:hanging="360"/>
      </w:pPr>
    </w:lvl>
    <w:lvl w:ilvl="8" w:tplc="6A70ABFC">
      <w:start w:val="1"/>
      <w:numFmt w:val="lowerRoman"/>
      <w:lvlText w:val="%9."/>
      <w:lvlJc w:val="right"/>
      <w:pPr>
        <w:ind w:left="6480" w:hanging="180"/>
      </w:pPr>
    </w:lvl>
  </w:abstractNum>
  <w:abstractNum w:abstractNumId="2" w15:restartNumberingAfterBreak="0">
    <w:nsid w:val="0D3B43C1"/>
    <w:multiLevelType w:val="hybridMultilevel"/>
    <w:tmpl w:val="21CC0FB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15:restartNumberingAfterBreak="0">
    <w:nsid w:val="302A6E46"/>
    <w:multiLevelType w:val="multilevel"/>
    <w:tmpl w:val="F9D4F2E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DF10573"/>
    <w:multiLevelType w:val="hybridMultilevel"/>
    <w:tmpl w:val="FFFFFFFF"/>
    <w:lvl w:ilvl="0" w:tplc="D026C21C">
      <w:start w:val="1"/>
      <w:numFmt w:val="bullet"/>
      <w:lvlText w:val=""/>
      <w:lvlJc w:val="left"/>
      <w:pPr>
        <w:ind w:left="720" w:hanging="360"/>
      </w:pPr>
      <w:rPr>
        <w:rFonts w:ascii="Symbol" w:hAnsi="Symbol" w:hint="default"/>
      </w:rPr>
    </w:lvl>
    <w:lvl w:ilvl="1" w:tplc="2ECA7F32">
      <w:start w:val="1"/>
      <w:numFmt w:val="bullet"/>
      <w:lvlText w:val="o"/>
      <w:lvlJc w:val="left"/>
      <w:pPr>
        <w:ind w:left="1440" w:hanging="360"/>
      </w:pPr>
      <w:rPr>
        <w:rFonts w:ascii="Courier New" w:hAnsi="Courier New" w:hint="default"/>
      </w:rPr>
    </w:lvl>
    <w:lvl w:ilvl="2" w:tplc="34980100">
      <w:start w:val="1"/>
      <w:numFmt w:val="bullet"/>
      <w:lvlText w:val=""/>
      <w:lvlJc w:val="left"/>
      <w:pPr>
        <w:ind w:left="2160" w:hanging="360"/>
      </w:pPr>
      <w:rPr>
        <w:rFonts w:ascii="Wingdings" w:hAnsi="Wingdings" w:hint="default"/>
      </w:rPr>
    </w:lvl>
    <w:lvl w:ilvl="3" w:tplc="C5BC74E0">
      <w:start w:val="1"/>
      <w:numFmt w:val="bullet"/>
      <w:lvlText w:val=""/>
      <w:lvlJc w:val="left"/>
      <w:pPr>
        <w:ind w:left="2880" w:hanging="360"/>
      </w:pPr>
      <w:rPr>
        <w:rFonts w:ascii="Symbol" w:hAnsi="Symbol" w:hint="default"/>
      </w:rPr>
    </w:lvl>
    <w:lvl w:ilvl="4" w:tplc="26E690CA">
      <w:start w:val="1"/>
      <w:numFmt w:val="bullet"/>
      <w:lvlText w:val="o"/>
      <w:lvlJc w:val="left"/>
      <w:pPr>
        <w:ind w:left="3600" w:hanging="360"/>
      </w:pPr>
      <w:rPr>
        <w:rFonts w:ascii="Courier New" w:hAnsi="Courier New" w:hint="default"/>
      </w:rPr>
    </w:lvl>
    <w:lvl w:ilvl="5" w:tplc="1F42A2F6">
      <w:start w:val="1"/>
      <w:numFmt w:val="bullet"/>
      <w:lvlText w:val=""/>
      <w:lvlJc w:val="left"/>
      <w:pPr>
        <w:ind w:left="4320" w:hanging="360"/>
      </w:pPr>
      <w:rPr>
        <w:rFonts w:ascii="Wingdings" w:hAnsi="Wingdings" w:hint="default"/>
      </w:rPr>
    </w:lvl>
    <w:lvl w:ilvl="6" w:tplc="2C38DD42">
      <w:start w:val="1"/>
      <w:numFmt w:val="bullet"/>
      <w:lvlText w:val=""/>
      <w:lvlJc w:val="left"/>
      <w:pPr>
        <w:ind w:left="5040" w:hanging="360"/>
      </w:pPr>
      <w:rPr>
        <w:rFonts w:ascii="Symbol" w:hAnsi="Symbol" w:hint="default"/>
      </w:rPr>
    </w:lvl>
    <w:lvl w:ilvl="7" w:tplc="BF2A609E">
      <w:start w:val="1"/>
      <w:numFmt w:val="bullet"/>
      <w:lvlText w:val="o"/>
      <w:lvlJc w:val="left"/>
      <w:pPr>
        <w:ind w:left="5760" w:hanging="360"/>
      </w:pPr>
      <w:rPr>
        <w:rFonts w:ascii="Courier New" w:hAnsi="Courier New" w:hint="default"/>
      </w:rPr>
    </w:lvl>
    <w:lvl w:ilvl="8" w:tplc="F4504EC8">
      <w:start w:val="1"/>
      <w:numFmt w:val="bullet"/>
      <w:lvlText w:val=""/>
      <w:lvlJc w:val="left"/>
      <w:pPr>
        <w:ind w:left="6480" w:hanging="360"/>
      </w:pPr>
      <w:rPr>
        <w:rFonts w:ascii="Wingdings" w:hAnsi="Wingdings" w:hint="default"/>
      </w:rPr>
    </w:lvl>
  </w:abstractNum>
  <w:abstractNum w:abstractNumId="5" w15:restartNumberingAfterBreak="0">
    <w:nsid w:val="3E840B72"/>
    <w:multiLevelType w:val="multilevel"/>
    <w:tmpl w:val="68249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F86183"/>
    <w:multiLevelType w:val="hybridMultilevel"/>
    <w:tmpl w:val="FFFFFFFF"/>
    <w:lvl w:ilvl="0" w:tplc="54048CE6">
      <w:start w:val="1"/>
      <w:numFmt w:val="bullet"/>
      <w:lvlText w:val=""/>
      <w:lvlJc w:val="left"/>
      <w:pPr>
        <w:ind w:left="720" w:hanging="360"/>
      </w:pPr>
      <w:rPr>
        <w:rFonts w:ascii="Symbol" w:hAnsi="Symbol" w:hint="default"/>
      </w:rPr>
    </w:lvl>
    <w:lvl w:ilvl="1" w:tplc="E990D134">
      <w:start w:val="1"/>
      <w:numFmt w:val="bullet"/>
      <w:lvlText w:val="o"/>
      <w:lvlJc w:val="left"/>
      <w:pPr>
        <w:ind w:left="1440" w:hanging="360"/>
      </w:pPr>
      <w:rPr>
        <w:rFonts w:ascii="Courier New" w:hAnsi="Courier New" w:hint="default"/>
      </w:rPr>
    </w:lvl>
    <w:lvl w:ilvl="2" w:tplc="2EC8F7B4">
      <w:start w:val="1"/>
      <w:numFmt w:val="bullet"/>
      <w:lvlText w:val=""/>
      <w:lvlJc w:val="left"/>
      <w:pPr>
        <w:ind w:left="2160" w:hanging="360"/>
      </w:pPr>
      <w:rPr>
        <w:rFonts w:ascii="Wingdings" w:hAnsi="Wingdings" w:hint="default"/>
      </w:rPr>
    </w:lvl>
    <w:lvl w:ilvl="3" w:tplc="37C84D16">
      <w:start w:val="1"/>
      <w:numFmt w:val="bullet"/>
      <w:lvlText w:val=""/>
      <w:lvlJc w:val="left"/>
      <w:pPr>
        <w:ind w:left="2880" w:hanging="360"/>
      </w:pPr>
      <w:rPr>
        <w:rFonts w:ascii="Symbol" w:hAnsi="Symbol" w:hint="default"/>
      </w:rPr>
    </w:lvl>
    <w:lvl w:ilvl="4" w:tplc="B8367548">
      <w:start w:val="1"/>
      <w:numFmt w:val="bullet"/>
      <w:lvlText w:val="o"/>
      <w:lvlJc w:val="left"/>
      <w:pPr>
        <w:ind w:left="3600" w:hanging="360"/>
      </w:pPr>
      <w:rPr>
        <w:rFonts w:ascii="Courier New" w:hAnsi="Courier New" w:hint="default"/>
      </w:rPr>
    </w:lvl>
    <w:lvl w:ilvl="5" w:tplc="B9C42E72">
      <w:start w:val="1"/>
      <w:numFmt w:val="bullet"/>
      <w:lvlText w:val=""/>
      <w:lvlJc w:val="left"/>
      <w:pPr>
        <w:ind w:left="4320" w:hanging="360"/>
      </w:pPr>
      <w:rPr>
        <w:rFonts w:ascii="Wingdings" w:hAnsi="Wingdings" w:hint="default"/>
      </w:rPr>
    </w:lvl>
    <w:lvl w:ilvl="6" w:tplc="1D36F7D8">
      <w:start w:val="1"/>
      <w:numFmt w:val="bullet"/>
      <w:lvlText w:val=""/>
      <w:lvlJc w:val="left"/>
      <w:pPr>
        <w:ind w:left="5040" w:hanging="360"/>
      </w:pPr>
      <w:rPr>
        <w:rFonts w:ascii="Symbol" w:hAnsi="Symbol" w:hint="default"/>
      </w:rPr>
    </w:lvl>
    <w:lvl w:ilvl="7" w:tplc="A320ACCC">
      <w:start w:val="1"/>
      <w:numFmt w:val="bullet"/>
      <w:lvlText w:val="o"/>
      <w:lvlJc w:val="left"/>
      <w:pPr>
        <w:ind w:left="5760" w:hanging="360"/>
      </w:pPr>
      <w:rPr>
        <w:rFonts w:ascii="Courier New" w:hAnsi="Courier New" w:hint="default"/>
      </w:rPr>
    </w:lvl>
    <w:lvl w:ilvl="8" w:tplc="992A69EC">
      <w:start w:val="1"/>
      <w:numFmt w:val="bullet"/>
      <w:lvlText w:val=""/>
      <w:lvlJc w:val="left"/>
      <w:pPr>
        <w:ind w:left="6480" w:hanging="360"/>
      </w:pPr>
      <w:rPr>
        <w:rFonts w:ascii="Wingdings" w:hAnsi="Wingdings" w:hint="default"/>
      </w:rPr>
    </w:lvl>
  </w:abstractNum>
  <w:abstractNum w:abstractNumId="7" w15:restartNumberingAfterBreak="0">
    <w:nsid w:val="61C87192"/>
    <w:multiLevelType w:val="multilevel"/>
    <w:tmpl w:val="F9D4F2E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6A7B2E0F"/>
    <w:multiLevelType w:val="hybridMultilevel"/>
    <w:tmpl w:val="3E8497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63C3FD8"/>
    <w:multiLevelType w:val="hybridMultilevel"/>
    <w:tmpl w:val="F51A7996"/>
    <w:lvl w:ilvl="0" w:tplc="040C000F">
      <w:start w:val="1"/>
      <w:numFmt w:val="decimal"/>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num w:numId="1" w16cid:durableId="186722294">
    <w:abstractNumId w:val="3"/>
  </w:num>
  <w:num w:numId="2" w16cid:durableId="540047189">
    <w:abstractNumId w:val="5"/>
  </w:num>
  <w:num w:numId="3" w16cid:durableId="1245842128">
    <w:abstractNumId w:val="9"/>
  </w:num>
  <w:num w:numId="4" w16cid:durableId="1826700531">
    <w:abstractNumId w:val="8"/>
  </w:num>
  <w:num w:numId="5" w16cid:durableId="258300163">
    <w:abstractNumId w:val="0"/>
  </w:num>
  <w:num w:numId="6" w16cid:durableId="1475677901">
    <w:abstractNumId w:val="2"/>
  </w:num>
  <w:num w:numId="7" w16cid:durableId="594020427">
    <w:abstractNumId w:val="1"/>
  </w:num>
  <w:num w:numId="8" w16cid:durableId="1110976573">
    <w:abstractNumId w:val="6"/>
  </w:num>
  <w:num w:numId="9" w16cid:durableId="1356736434">
    <w:abstractNumId w:val="7"/>
  </w:num>
  <w:num w:numId="10" w16cid:durableId="10213244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561"/>
    <w:rsid w:val="000013DA"/>
    <w:rsid w:val="000018E4"/>
    <w:rsid w:val="00005421"/>
    <w:rsid w:val="00006421"/>
    <w:rsid w:val="00007C6A"/>
    <w:rsid w:val="00012546"/>
    <w:rsid w:val="00012548"/>
    <w:rsid w:val="00014764"/>
    <w:rsid w:val="000153A2"/>
    <w:rsid w:val="0001737B"/>
    <w:rsid w:val="00020CAB"/>
    <w:rsid w:val="00021B36"/>
    <w:rsid w:val="00023F37"/>
    <w:rsid w:val="00024D40"/>
    <w:rsid w:val="000251D5"/>
    <w:rsid w:val="00026106"/>
    <w:rsid w:val="000265AD"/>
    <w:rsid w:val="00031733"/>
    <w:rsid w:val="00031F6B"/>
    <w:rsid w:val="00032B18"/>
    <w:rsid w:val="00033A64"/>
    <w:rsid w:val="00033D9D"/>
    <w:rsid w:val="0003418B"/>
    <w:rsid w:val="000350F2"/>
    <w:rsid w:val="000352F4"/>
    <w:rsid w:val="00036CE3"/>
    <w:rsid w:val="00037375"/>
    <w:rsid w:val="00037470"/>
    <w:rsid w:val="00037C17"/>
    <w:rsid w:val="00041412"/>
    <w:rsid w:val="00041889"/>
    <w:rsid w:val="0004304D"/>
    <w:rsid w:val="000450E6"/>
    <w:rsid w:val="00045387"/>
    <w:rsid w:val="00045F01"/>
    <w:rsid w:val="0004680B"/>
    <w:rsid w:val="000469E2"/>
    <w:rsid w:val="00047532"/>
    <w:rsid w:val="000509EE"/>
    <w:rsid w:val="0005410E"/>
    <w:rsid w:val="00054272"/>
    <w:rsid w:val="00054345"/>
    <w:rsid w:val="00055458"/>
    <w:rsid w:val="00055519"/>
    <w:rsid w:val="00056337"/>
    <w:rsid w:val="0005640F"/>
    <w:rsid w:val="00056C3B"/>
    <w:rsid w:val="00057AA6"/>
    <w:rsid w:val="00060483"/>
    <w:rsid w:val="0006325B"/>
    <w:rsid w:val="00066444"/>
    <w:rsid w:val="000665F2"/>
    <w:rsid w:val="000668D5"/>
    <w:rsid w:val="00066989"/>
    <w:rsid w:val="000675A9"/>
    <w:rsid w:val="0007155D"/>
    <w:rsid w:val="00071F03"/>
    <w:rsid w:val="00071F13"/>
    <w:rsid w:val="000722C6"/>
    <w:rsid w:val="0007258D"/>
    <w:rsid w:val="000738A7"/>
    <w:rsid w:val="00074577"/>
    <w:rsid w:val="00074C51"/>
    <w:rsid w:val="000758E9"/>
    <w:rsid w:val="00075BA2"/>
    <w:rsid w:val="00076B45"/>
    <w:rsid w:val="00076D33"/>
    <w:rsid w:val="00080246"/>
    <w:rsid w:val="000807EA"/>
    <w:rsid w:val="00081500"/>
    <w:rsid w:val="00082E3F"/>
    <w:rsid w:val="000833D6"/>
    <w:rsid w:val="0008399C"/>
    <w:rsid w:val="000839F7"/>
    <w:rsid w:val="00083BE6"/>
    <w:rsid w:val="00086368"/>
    <w:rsid w:val="00086A29"/>
    <w:rsid w:val="0009054D"/>
    <w:rsid w:val="000943B0"/>
    <w:rsid w:val="00095C67"/>
    <w:rsid w:val="0009613A"/>
    <w:rsid w:val="0009637A"/>
    <w:rsid w:val="00096D95"/>
    <w:rsid w:val="00097CB0"/>
    <w:rsid w:val="000A0A6B"/>
    <w:rsid w:val="000A39C1"/>
    <w:rsid w:val="000A3F4F"/>
    <w:rsid w:val="000A6E77"/>
    <w:rsid w:val="000A77E8"/>
    <w:rsid w:val="000B18C5"/>
    <w:rsid w:val="000B2282"/>
    <w:rsid w:val="000B22A7"/>
    <w:rsid w:val="000B5FB3"/>
    <w:rsid w:val="000B6F3A"/>
    <w:rsid w:val="000B7423"/>
    <w:rsid w:val="000B7AA0"/>
    <w:rsid w:val="000C01E9"/>
    <w:rsid w:val="000C0732"/>
    <w:rsid w:val="000C0972"/>
    <w:rsid w:val="000C1CF9"/>
    <w:rsid w:val="000C2423"/>
    <w:rsid w:val="000C27C9"/>
    <w:rsid w:val="000C3332"/>
    <w:rsid w:val="000C33FC"/>
    <w:rsid w:val="000C3FA0"/>
    <w:rsid w:val="000C5CD6"/>
    <w:rsid w:val="000C6C18"/>
    <w:rsid w:val="000C7C35"/>
    <w:rsid w:val="000C7E4E"/>
    <w:rsid w:val="000D1214"/>
    <w:rsid w:val="000D1346"/>
    <w:rsid w:val="000D42CF"/>
    <w:rsid w:val="000D44AC"/>
    <w:rsid w:val="000D4B28"/>
    <w:rsid w:val="000D7F53"/>
    <w:rsid w:val="000E26C0"/>
    <w:rsid w:val="000E29FB"/>
    <w:rsid w:val="000E4340"/>
    <w:rsid w:val="000E6328"/>
    <w:rsid w:val="000E65FC"/>
    <w:rsid w:val="000E74DF"/>
    <w:rsid w:val="000E7557"/>
    <w:rsid w:val="000F32FE"/>
    <w:rsid w:val="000F3AF3"/>
    <w:rsid w:val="000F3C10"/>
    <w:rsid w:val="000F4F5B"/>
    <w:rsid w:val="000F5DE9"/>
    <w:rsid w:val="000F61F7"/>
    <w:rsid w:val="0010082F"/>
    <w:rsid w:val="001014A2"/>
    <w:rsid w:val="0010468A"/>
    <w:rsid w:val="00104D3F"/>
    <w:rsid w:val="00104FC1"/>
    <w:rsid w:val="0010600D"/>
    <w:rsid w:val="00106D6D"/>
    <w:rsid w:val="001076DD"/>
    <w:rsid w:val="00110A0F"/>
    <w:rsid w:val="0011202D"/>
    <w:rsid w:val="0011258B"/>
    <w:rsid w:val="00112620"/>
    <w:rsid w:val="00113D30"/>
    <w:rsid w:val="00114AFD"/>
    <w:rsid w:val="0011549F"/>
    <w:rsid w:val="0011561E"/>
    <w:rsid w:val="00115A4D"/>
    <w:rsid w:val="00116A52"/>
    <w:rsid w:val="00117440"/>
    <w:rsid w:val="00117919"/>
    <w:rsid w:val="00117B3E"/>
    <w:rsid w:val="00117CC8"/>
    <w:rsid w:val="00117FAD"/>
    <w:rsid w:val="0012069A"/>
    <w:rsid w:val="00120C6D"/>
    <w:rsid w:val="00121D53"/>
    <w:rsid w:val="00122314"/>
    <w:rsid w:val="0012259B"/>
    <w:rsid w:val="00122D54"/>
    <w:rsid w:val="001256F9"/>
    <w:rsid w:val="00125DCF"/>
    <w:rsid w:val="00125F2A"/>
    <w:rsid w:val="00126587"/>
    <w:rsid w:val="0012703C"/>
    <w:rsid w:val="001307E3"/>
    <w:rsid w:val="0013499D"/>
    <w:rsid w:val="00135A37"/>
    <w:rsid w:val="00136CF1"/>
    <w:rsid w:val="00140C0A"/>
    <w:rsid w:val="00143655"/>
    <w:rsid w:val="00144126"/>
    <w:rsid w:val="0014431F"/>
    <w:rsid w:val="001449D1"/>
    <w:rsid w:val="00145E7C"/>
    <w:rsid w:val="001474DD"/>
    <w:rsid w:val="00152189"/>
    <w:rsid w:val="001543C8"/>
    <w:rsid w:val="001556A5"/>
    <w:rsid w:val="001565EE"/>
    <w:rsid w:val="00156B1C"/>
    <w:rsid w:val="0016023B"/>
    <w:rsid w:val="001604E3"/>
    <w:rsid w:val="001613E9"/>
    <w:rsid w:val="001634C8"/>
    <w:rsid w:val="001640E2"/>
    <w:rsid w:val="00164473"/>
    <w:rsid w:val="001647F2"/>
    <w:rsid w:val="00164C5B"/>
    <w:rsid w:val="00167F6A"/>
    <w:rsid w:val="00170418"/>
    <w:rsid w:val="001717E4"/>
    <w:rsid w:val="00171C3E"/>
    <w:rsid w:val="001722C0"/>
    <w:rsid w:val="00172448"/>
    <w:rsid w:val="00175910"/>
    <w:rsid w:val="00175B20"/>
    <w:rsid w:val="0017778B"/>
    <w:rsid w:val="001778C3"/>
    <w:rsid w:val="00177A5E"/>
    <w:rsid w:val="00177D14"/>
    <w:rsid w:val="00177F0D"/>
    <w:rsid w:val="00180B07"/>
    <w:rsid w:val="00180D28"/>
    <w:rsid w:val="001810FE"/>
    <w:rsid w:val="00181396"/>
    <w:rsid w:val="001824B4"/>
    <w:rsid w:val="00182A2D"/>
    <w:rsid w:val="00183E41"/>
    <w:rsid w:val="00186769"/>
    <w:rsid w:val="001867FB"/>
    <w:rsid w:val="001870B1"/>
    <w:rsid w:val="00193EE6"/>
    <w:rsid w:val="00195F3E"/>
    <w:rsid w:val="00196E35"/>
    <w:rsid w:val="00196F5A"/>
    <w:rsid w:val="001A154C"/>
    <w:rsid w:val="001A1696"/>
    <w:rsid w:val="001A1B0F"/>
    <w:rsid w:val="001A2C17"/>
    <w:rsid w:val="001A3BBF"/>
    <w:rsid w:val="001A53E4"/>
    <w:rsid w:val="001A663D"/>
    <w:rsid w:val="001B09F4"/>
    <w:rsid w:val="001B1791"/>
    <w:rsid w:val="001B1F9C"/>
    <w:rsid w:val="001B2371"/>
    <w:rsid w:val="001B2C21"/>
    <w:rsid w:val="001B3D2A"/>
    <w:rsid w:val="001B407C"/>
    <w:rsid w:val="001B4F6C"/>
    <w:rsid w:val="001B5935"/>
    <w:rsid w:val="001B6A6A"/>
    <w:rsid w:val="001B7E15"/>
    <w:rsid w:val="001C0494"/>
    <w:rsid w:val="001C147A"/>
    <w:rsid w:val="001C3E9A"/>
    <w:rsid w:val="001C6B3C"/>
    <w:rsid w:val="001C73D1"/>
    <w:rsid w:val="001D06C1"/>
    <w:rsid w:val="001D11D6"/>
    <w:rsid w:val="001D20C3"/>
    <w:rsid w:val="001D22B9"/>
    <w:rsid w:val="001D2BC1"/>
    <w:rsid w:val="001D3DD3"/>
    <w:rsid w:val="001D4D0E"/>
    <w:rsid w:val="001D5DD2"/>
    <w:rsid w:val="001D6FF6"/>
    <w:rsid w:val="001D7D8A"/>
    <w:rsid w:val="001D7F9E"/>
    <w:rsid w:val="001E0701"/>
    <w:rsid w:val="001E1864"/>
    <w:rsid w:val="001E1BDD"/>
    <w:rsid w:val="001E22BF"/>
    <w:rsid w:val="001E24A7"/>
    <w:rsid w:val="001E3F4F"/>
    <w:rsid w:val="001E62D1"/>
    <w:rsid w:val="001E69CA"/>
    <w:rsid w:val="001E70DC"/>
    <w:rsid w:val="001F1225"/>
    <w:rsid w:val="001F126B"/>
    <w:rsid w:val="001F14E8"/>
    <w:rsid w:val="001F1592"/>
    <w:rsid w:val="001F1ADC"/>
    <w:rsid w:val="001F24FB"/>
    <w:rsid w:val="001F3898"/>
    <w:rsid w:val="001F6975"/>
    <w:rsid w:val="002013E8"/>
    <w:rsid w:val="002040E9"/>
    <w:rsid w:val="0020465F"/>
    <w:rsid w:val="00204818"/>
    <w:rsid w:val="002053F2"/>
    <w:rsid w:val="00205677"/>
    <w:rsid w:val="0020754C"/>
    <w:rsid w:val="0021154A"/>
    <w:rsid w:val="00213187"/>
    <w:rsid w:val="002132C8"/>
    <w:rsid w:val="002140EB"/>
    <w:rsid w:val="00215695"/>
    <w:rsid w:val="00215745"/>
    <w:rsid w:val="00216A92"/>
    <w:rsid w:val="00217390"/>
    <w:rsid w:val="002241A3"/>
    <w:rsid w:val="00225DC1"/>
    <w:rsid w:val="002266A3"/>
    <w:rsid w:val="002267CF"/>
    <w:rsid w:val="0022732E"/>
    <w:rsid w:val="00231F97"/>
    <w:rsid w:val="00232DD2"/>
    <w:rsid w:val="00233FF9"/>
    <w:rsid w:val="00234377"/>
    <w:rsid w:val="00234556"/>
    <w:rsid w:val="00235BB8"/>
    <w:rsid w:val="002360D7"/>
    <w:rsid w:val="0023663B"/>
    <w:rsid w:val="00236A71"/>
    <w:rsid w:val="0024001E"/>
    <w:rsid w:val="00240A77"/>
    <w:rsid w:val="00241516"/>
    <w:rsid w:val="00243E00"/>
    <w:rsid w:val="00244590"/>
    <w:rsid w:val="002451F5"/>
    <w:rsid w:val="00246C9A"/>
    <w:rsid w:val="00250BFE"/>
    <w:rsid w:val="002527D6"/>
    <w:rsid w:val="00254A5C"/>
    <w:rsid w:val="00255BE0"/>
    <w:rsid w:val="00255ED1"/>
    <w:rsid w:val="00256E6D"/>
    <w:rsid w:val="0025715B"/>
    <w:rsid w:val="00257B6D"/>
    <w:rsid w:val="00257E72"/>
    <w:rsid w:val="00260137"/>
    <w:rsid w:val="0026080B"/>
    <w:rsid w:val="00261DA5"/>
    <w:rsid w:val="00262FAF"/>
    <w:rsid w:val="00263CAC"/>
    <w:rsid w:val="0026468E"/>
    <w:rsid w:val="0026541F"/>
    <w:rsid w:val="0026543B"/>
    <w:rsid w:val="00266043"/>
    <w:rsid w:val="00267144"/>
    <w:rsid w:val="002711F0"/>
    <w:rsid w:val="002712EE"/>
    <w:rsid w:val="002718F3"/>
    <w:rsid w:val="002731C2"/>
    <w:rsid w:val="00274247"/>
    <w:rsid w:val="00274ED1"/>
    <w:rsid w:val="00276366"/>
    <w:rsid w:val="00276B82"/>
    <w:rsid w:val="00276E6F"/>
    <w:rsid w:val="00277000"/>
    <w:rsid w:val="00277931"/>
    <w:rsid w:val="00277B08"/>
    <w:rsid w:val="00281EC8"/>
    <w:rsid w:val="00282284"/>
    <w:rsid w:val="002825E0"/>
    <w:rsid w:val="00282CCF"/>
    <w:rsid w:val="00282E95"/>
    <w:rsid w:val="00285EBB"/>
    <w:rsid w:val="00287A19"/>
    <w:rsid w:val="0029272B"/>
    <w:rsid w:val="00293033"/>
    <w:rsid w:val="002931F3"/>
    <w:rsid w:val="00295797"/>
    <w:rsid w:val="00296E54"/>
    <w:rsid w:val="002974BE"/>
    <w:rsid w:val="00297CDE"/>
    <w:rsid w:val="002A00CA"/>
    <w:rsid w:val="002A20EA"/>
    <w:rsid w:val="002A2742"/>
    <w:rsid w:val="002A3C12"/>
    <w:rsid w:val="002A455B"/>
    <w:rsid w:val="002A4D6C"/>
    <w:rsid w:val="002A562C"/>
    <w:rsid w:val="002A659F"/>
    <w:rsid w:val="002B0B09"/>
    <w:rsid w:val="002B194F"/>
    <w:rsid w:val="002B21FF"/>
    <w:rsid w:val="002B32C6"/>
    <w:rsid w:val="002B5786"/>
    <w:rsid w:val="002B6DD2"/>
    <w:rsid w:val="002C0961"/>
    <w:rsid w:val="002C0964"/>
    <w:rsid w:val="002C25E1"/>
    <w:rsid w:val="002C2643"/>
    <w:rsid w:val="002C3627"/>
    <w:rsid w:val="002C4706"/>
    <w:rsid w:val="002C511B"/>
    <w:rsid w:val="002C5533"/>
    <w:rsid w:val="002C5BEE"/>
    <w:rsid w:val="002C7B0A"/>
    <w:rsid w:val="002D22B7"/>
    <w:rsid w:val="002D5D5E"/>
    <w:rsid w:val="002D627C"/>
    <w:rsid w:val="002D6517"/>
    <w:rsid w:val="002E05DE"/>
    <w:rsid w:val="002E326D"/>
    <w:rsid w:val="002E3A8E"/>
    <w:rsid w:val="002E4F2D"/>
    <w:rsid w:val="002E5AD5"/>
    <w:rsid w:val="002E6A78"/>
    <w:rsid w:val="002F01CB"/>
    <w:rsid w:val="002F1AEC"/>
    <w:rsid w:val="002F2459"/>
    <w:rsid w:val="002F5066"/>
    <w:rsid w:val="002F51E6"/>
    <w:rsid w:val="00300159"/>
    <w:rsid w:val="00300261"/>
    <w:rsid w:val="003015C2"/>
    <w:rsid w:val="003047AE"/>
    <w:rsid w:val="003050FB"/>
    <w:rsid w:val="00305AFA"/>
    <w:rsid w:val="00305E1B"/>
    <w:rsid w:val="00305F2A"/>
    <w:rsid w:val="00305FAE"/>
    <w:rsid w:val="003065AC"/>
    <w:rsid w:val="00310C87"/>
    <w:rsid w:val="00313F6A"/>
    <w:rsid w:val="00314833"/>
    <w:rsid w:val="003159B8"/>
    <w:rsid w:val="00316154"/>
    <w:rsid w:val="003163C5"/>
    <w:rsid w:val="00316614"/>
    <w:rsid w:val="00317AF3"/>
    <w:rsid w:val="003201F2"/>
    <w:rsid w:val="00320667"/>
    <w:rsid w:val="003206B4"/>
    <w:rsid w:val="00320E6A"/>
    <w:rsid w:val="00321D65"/>
    <w:rsid w:val="00322108"/>
    <w:rsid w:val="00325572"/>
    <w:rsid w:val="003258D5"/>
    <w:rsid w:val="00330192"/>
    <w:rsid w:val="00330ED5"/>
    <w:rsid w:val="003315C9"/>
    <w:rsid w:val="00331F9E"/>
    <w:rsid w:val="0033263F"/>
    <w:rsid w:val="003349BF"/>
    <w:rsid w:val="00340FB8"/>
    <w:rsid w:val="00342A51"/>
    <w:rsid w:val="00347928"/>
    <w:rsid w:val="003500B1"/>
    <w:rsid w:val="00350230"/>
    <w:rsid w:val="00352A0E"/>
    <w:rsid w:val="00355B33"/>
    <w:rsid w:val="003613B9"/>
    <w:rsid w:val="00362604"/>
    <w:rsid w:val="0036266A"/>
    <w:rsid w:val="00364DE2"/>
    <w:rsid w:val="00365F35"/>
    <w:rsid w:val="00366D50"/>
    <w:rsid w:val="003679D6"/>
    <w:rsid w:val="00370C88"/>
    <w:rsid w:val="003723F6"/>
    <w:rsid w:val="003725EB"/>
    <w:rsid w:val="0037303C"/>
    <w:rsid w:val="00374A04"/>
    <w:rsid w:val="003775F2"/>
    <w:rsid w:val="00377E12"/>
    <w:rsid w:val="00380A48"/>
    <w:rsid w:val="0038137B"/>
    <w:rsid w:val="0038190B"/>
    <w:rsid w:val="00381D55"/>
    <w:rsid w:val="00381EDA"/>
    <w:rsid w:val="00383A5D"/>
    <w:rsid w:val="003846C9"/>
    <w:rsid w:val="0038546A"/>
    <w:rsid w:val="003855BB"/>
    <w:rsid w:val="003858B8"/>
    <w:rsid w:val="003861A4"/>
    <w:rsid w:val="00391143"/>
    <w:rsid w:val="003915E4"/>
    <w:rsid w:val="003943BC"/>
    <w:rsid w:val="00394582"/>
    <w:rsid w:val="00394A1A"/>
    <w:rsid w:val="00394EB8"/>
    <w:rsid w:val="00394FD8"/>
    <w:rsid w:val="00395183"/>
    <w:rsid w:val="00395216"/>
    <w:rsid w:val="003953E2"/>
    <w:rsid w:val="003967D1"/>
    <w:rsid w:val="003A16C0"/>
    <w:rsid w:val="003A23B8"/>
    <w:rsid w:val="003A2BFA"/>
    <w:rsid w:val="003A3182"/>
    <w:rsid w:val="003A3C75"/>
    <w:rsid w:val="003A3F2A"/>
    <w:rsid w:val="003A615D"/>
    <w:rsid w:val="003A765B"/>
    <w:rsid w:val="003A7FFD"/>
    <w:rsid w:val="003B04C0"/>
    <w:rsid w:val="003B0B02"/>
    <w:rsid w:val="003B0CE4"/>
    <w:rsid w:val="003B1990"/>
    <w:rsid w:val="003B1BCC"/>
    <w:rsid w:val="003B43ED"/>
    <w:rsid w:val="003B61B5"/>
    <w:rsid w:val="003B712F"/>
    <w:rsid w:val="003C1391"/>
    <w:rsid w:val="003C1FC3"/>
    <w:rsid w:val="003C22CF"/>
    <w:rsid w:val="003C4D9E"/>
    <w:rsid w:val="003C5C80"/>
    <w:rsid w:val="003C5C94"/>
    <w:rsid w:val="003C68EC"/>
    <w:rsid w:val="003C6CDD"/>
    <w:rsid w:val="003C6E04"/>
    <w:rsid w:val="003D34A0"/>
    <w:rsid w:val="003D4CB9"/>
    <w:rsid w:val="003D4E02"/>
    <w:rsid w:val="003D5990"/>
    <w:rsid w:val="003D6C1A"/>
    <w:rsid w:val="003E1D86"/>
    <w:rsid w:val="003E615E"/>
    <w:rsid w:val="003E6D82"/>
    <w:rsid w:val="003E75C9"/>
    <w:rsid w:val="003F18D8"/>
    <w:rsid w:val="003F2E70"/>
    <w:rsid w:val="003F35D4"/>
    <w:rsid w:val="003F385B"/>
    <w:rsid w:val="003F3DFE"/>
    <w:rsid w:val="003F4878"/>
    <w:rsid w:val="004005A3"/>
    <w:rsid w:val="0040070F"/>
    <w:rsid w:val="00400BD9"/>
    <w:rsid w:val="00400D10"/>
    <w:rsid w:val="00402C21"/>
    <w:rsid w:val="0040470B"/>
    <w:rsid w:val="00404E62"/>
    <w:rsid w:val="0040548E"/>
    <w:rsid w:val="00405F07"/>
    <w:rsid w:val="0040610B"/>
    <w:rsid w:val="00406BAC"/>
    <w:rsid w:val="004105E3"/>
    <w:rsid w:val="00410F2D"/>
    <w:rsid w:val="00412833"/>
    <w:rsid w:val="00413685"/>
    <w:rsid w:val="00415377"/>
    <w:rsid w:val="00415899"/>
    <w:rsid w:val="004167D5"/>
    <w:rsid w:val="00416850"/>
    <w:rsid w:val="00417303"/>
    <w:rsid w:val="0042140A"/>
    <w:rsid w:val="00421465"/>
    <w:rsid w:val="00422148"/>
    <w:rsid w:val="00422BA9"/>
    <w:rsid w:val="00422F11"/>
    <w:rsid w:val="00423D7B"/>
    <w:rsid w:val="00424136"/>
    <w:rsid w:val="0042500F"/>
    <w:rsid w:val="00426845"/>
    <w:rsid w:val="00426947"/>
    <w:rsid w:val="00426DC5"/>
    <w:rsid w:val="00430BE0"/>
    <w:rsid w:val="00432014"/>
    <w:rsid w:val="004324DC"/>
    <w:rsid w:val="00432561"/>
    <w:rsid w:val="00433472"/>
    <w:rsid w:val="004339DF"/>
    <w:rsid w:val="00434A68"/>
    <w:rsid w:val="004350DD"/>
    <w:rsid w:val="00435C39"/>
    <w:rsid w:val="0043645F"/>
    <w:rsid w:val="0043787B"/>
    <w:rsid w:val="0044244C"/>
    <w:rsid w:val="00442650"/>
    <w:rsid w:val="00444182"/>
    <w:rsid w:val="00445C6C"/>
    <w:rsid w:val="0044628C"/>
    <w:rsid w:val="004472DA"/>
    <w:rsid w:val="004508EF"/>
    <w:rsid w:val="00455579"/>
    <w:rsid w:val="0045624A"/>
    <w:rsid w:val="004567EA"/>
    <w:rsid w:val="00457251"/>
    <w:rsid w:val="004577B6"/>
    <w:rsid w:val="00457855"/>
    <w:rsid w:val="00461519"/>
    <w:rsid w:val="00461CC3"/>
    <w:rsid w:val="00462256"/>
    <w:rsid w:val="00462890"/>
    <w:rsid w:val="00462DE2"/>
    <w:rsid w:val="00463CF0"/>
    <w:rsid w:val="00464C82"/>
    <w:rsid w:val="00465E62"/>
    <w:rsid w:val="004673CB"/>
    <w:rsid w:val="00470C42"/>
    <w:rsid w:val="00471EBE"/>
    <w:rsid w:val="0047295F"/>
    <w:rsid w:val="00475A6B"/>
    <w:rsid w:val="00477241"/>
    <w:rsid w:val="00480445"/>
    <w:rsid w:val="00481954"/>
    <w:rsid w:val="00481A3D"/>
    <w:rsid w:val="0048287F"/>
    <w:rsid w:val="004829BC"/>
    <w:rsid w:val="00482BB0"/>
    <w:rsid w:val="004865C8"/>
    <w:rsid w:val="0048704A"/>
    <w:rsid w:val="00491FF3"/>
    <w:rsid w:val="004920F6"/>
    <w:rsid w:val="00494A7B"/>
    <w:rsid w:val="00496E74"/>
    <w:rsid w:val="00496FF6"/>
    <w:rsid w:val="00497A4F"/>
    <w:rsid w:val="00497E09"/>
    <w:rsid w:val="004A0034"/>
    <w:rsid w:val="004A0189"/>
    <w:rsid w:val="004A0DA1"/>
    <w:rsid w:val="004A0E35"/>
    <w:rsid w:val="004A11FE"/>
    <w:rsid w:val="004A190D"/>
    <w:rsid w:val="004A23B4"/>
    <w:rsid w:val="004A27CF"/>
    <w:rsid w:val="004A4E5B"/>
    <w:rsid w:val="004A536F"/>
    <w:rsid w:val="004A5BC2"/>
    <w:rsid w:val="004A6007"/>
    <w:rsid w:val="004B061B"/>
    <w:rsid w:val="004B331E"/>
    <w:rsid w:val="004B43F5"/>
    <w:rsid w:val="004B4C2C"/>
    <w:rsid w:val="004B52C0"/>
    <w:rsid w:val="004B5739"/>
    <w:rsid w:val="004B6417"/>
    <w:rsid w:val="004B68AE"/>
    <w:rsid w:val="004B750F"/>
    <w:rsid w:val="004B7CB9"/>
    <w:rsid w:val="004C05A9"/>
    <w:rsid w:val="004C0B55"/>
    <w:rsid w:val="004C19BB"/>
    <w:rsid w:val="004C2531"/>
    <w:rsid w:val="004C2C3C"/>
    <w:rsid w:val="004C3356"/>
    <w:rsid w:val="004C4D86"/>
    <w:rsid w:val="004D1907"/>
    <w:rsid w:val="004D3FCA"/>
    <w:rsid w:val="004D5077"/>
    <w:rsid w:val="004D6183"/>
    <w:rsid w:val="004D6516"/>
    <w:rsid w:val="004D73E8"/>
    <w:rsid w:val="004E0048"/>
    <w:rsid w:val="004E02DF"/>
    <w:rsid w:val="004E09CC"/>
    <w:rsid w:val="004E0F3B"/>
    <w:rsid w:val="004E1F44"/>
    <w:rsid w:val="004E5514"/>
    <w:rsid w:val="004E6A72"/>
    <w:rsid w:val="004E7AC3"/>
    <w:rsid w:val="004F0383"/>
    <w:rsid w:val="004F03BD"/>
    <w:rsid w:val="004F065B"/>
    <w:rsid w:val="004F11A8"/>
    <w:rsid w:val="004F1980"/>
    <w:rsid w:val="004F25E2"/>
    <w:rsid w:val="004F3615"/>
    <w:rsid w:val="004F36B7"/>
    <w:rsid w:val="004F5D7F"/>
    <w:rsid w:val="004F7E9F"/>
    <w:rsid w:val="005001D6"/>
    <w:rsid w:val="00500CA0"/>
    <w:rsid w:val="00501A59"/>
    <w:rsid w:val="00503730"/>
    <w:rsid w:val="0050392C"/>
    <w:rsid w:val="005044DE"/>
    <w:rsid w:val="00505A24"/>
    <w:rsid w:val="00506238"/>
    <w:rsid w:val="00511E80"/>
    <w:rsid w:val="00512000"/>
    <w:rsid w:val="005125D5"/>
    <w:rsid w:val="00512907"/>
    <w:rsid w:val="005132C1"/>
    <w:rsid w:val="005148F3"/>
    <w:rsid w:val="00514B3D"/>
    <w:rsid w:val="00516BEB"/>
    <w:rsid w:val="00521148"/>
    <w:rsid w:val="005222EF"/>
    <w:rsid w:val="005226A3"/>
    <w:rsid w:val="00523274"/>
    <w:rsid w:val="00523606"/>
    <w:rsid w:val="0052376A"/>
    <w:rsid w:val="005237B1"/>
    <w:rsid w:val="005246F3"/>
    <w:rsid w:val="00527DA0"/>
    <w:rsid w:val="005305B5"/>
    <w:rsid w:val="0053067D"/>
    <w:rsid w:val="00530F39"/>
    <w:rsid w:val="005321B1"/>
    <w:rsid w:val="0053304F"/>
    <w:rsid w:val="005331DC"/>
    <w:rsid w:val="00533223"/>
    <w:rsid w:val="00534809"/>
    <w:rsid w:val="00534D47"/>
    <w:rsid w:val="005368F8"/>
    <w:rsid w:val="005378C9"/>
    <w:rsid w:val="005403FC"/>
    <w:rsid w:val="00542440"/>
    <w:rsid w:val="00543119"/>
    <w:rsid w:val="00543150"/>
    <w:rsid w:val="0054408D"/>
    <w:rsid w:val="00545048"/>
    <w:rsid w:val="005456F1"/>
    <w:rsid w:val="00545B75"/>
    <w:rsid w:val="00545DAD"/>
    <w:rsid w:val="005461FD"/>
    <w:rsid w:val="00550D8F"/>
    <w:rsid w:val="00550E9F"/>
    <w:rsid w:val="005517C1"/>
    <w:rsid w:val="00551E85"/>
    <w:rsid w:val="0055223D"/>
    <w:rsid w:val="005523B6"/>
    <w:rsid w:val="005549B8"/>
    <w:rsid w:val="00555615"/>
    <w:rsid w:val="00557F3F"/>
    <w:rsid w:val="00560522"/>
    <w:rsid w:val="0056074F"/>
    <w:rsid w:val="0056083F"/>
    <w:rsid w:val="00561BBF"/>
    <w:rsid w:val="00561F1E"/>
    <w:rsid w:val="005634E8"/>
    <w:rsid w:val="00563824"/>
    <w:rsid w:val="00563891"/>
    <w:rsid w:val="0056562B"/>
    <w:rsid w:val="00571E33"/>
    <w:rsid w:val="00574D04"/>
    <w:rsid w:val="00575FA8"/>
    <w:rsid w:val="005764E8"/>
    <w:rsid w:val="00577A36"/>
    <w:rsid w:val="00577AB2"/>
    <w:rsid w:val="005803B9"/>
    <w:rsid w:val="0058147A"/>
    <w:rsid w:val="00581E01"/>
    <w:rsid w:val="00582B23"/>
    <w:rsid w:val="00584E90"/>
    <w:rsid w:val="00585961"/>
    <w:rsid w:val="005860E8"/>
    <w:rsid w:val="00590356"/>
    <w:rsid w:val="005905DA"/>
    <w:rsid w:val="005909E9"/>
    <w:rsid w:val="0059117F"/>
    <w:rsid w:val="00591414"/>
    <w:rsid w:val="00591A59"/>
    <w:rsid w:val="0059262F"/>
    <w:rsid w:val="00593319"/>
    <w:rsid w:val="0059398E"/>
    <w:rsid w:val="00594D9E"/>
    <w:rsid w:val="00595350"/>
    <w:rsid w:val="00595635"/>
    <w:rsid w:val="0059650F"/>
    <w:rsid w:val="0059670F"/>
    <w:rsid w:val="00596742"/>
    <w:rsid w:val="00597DDE"/>
    <w:rsid w:val="005A083D"/>
    <w:rsid w:val="005A10DA"/>
    <w:rsid w:val="005A3091"/>
    <w:rsid w:val="005A3347"/>
    <w:rsid w:val="005A501A"/>
    <w:rsid w:val="005A5A3A"/>
    <w:rsid w:val="005A5DA7"/>
    <w:rsid w:val="005A5F1E"/>
    <w:rsid w:val="005A60E9"/>
    <w:rsid w:val="005A7854"/>
    <w:rsid w:val="005A7EE2"/>
    <w:rsid w:val="005B19A5"/>
    <w:rsid w:val="005B2D3D"/>
    <w:rsid w:val="005B3787"/>
    <w:rsid w:val="005B5198"/>
    <w:rsid w:val="005C1E3F"/>
    <w:rsid w:val="005C3BA2"/>
    <w:rsid w:val="005C52A4"/>
    <w:rsid w:val="005C5592"/>
    <w:rsid w:val="005C5874"/>
    <w:rsid w:val="005C5A9F"/>
    <w:rsid w:val="005D04ED"/>
    <w:rsid w:val="005D0B3C"/>
    <w:rsid w:val="005D0B9B"/>
    <w:rsid w:val="005D0C2B"/>
    <w:rsid w:val="005D1F32"/>
    <w:rsid w:val="005D29CE"/>
    <w:rsid w:val="005D3197"/>
    <w:rsid w:val="005D35E4"/>
    <w:rsid w:val="005D6764"/>
    <w:rsid w:val="005D6786"/>
    <w:rsid w:val="005D6DC3"/>
    <w:rsid w:val="005E06C0"/>
    <w:rsid w:val="005E0ADB"/>
    <w:rsid w:val="005E1A17"/>
    <w:rsid w:val="005E1B7A"/>
    <w:rsid w:val="005E1BFC"/>
    <w:rsid w:val="005E40AB"/>
    <w:rsid w:val="005E59CB"/>
    <w:rsid w:val="005E72CE"/>
    <w:rsid w:val="005E79E9"/>
    <w:rsid w:val="005F0BC2"/>
    <w:rsid w:val="005F0DCF"/>
    <w:rsid w:val="005F1F30"/>
    <w:rsid w:val="005F2EA5"/>
    <w:rsid w:val="005F395A"/>
    <w:rsid w:val="005F4D47"/>
    <w:rsid w:val="005F5E01"/>
    <w:rsid w:val="005F6FD1"/>
    <w:rsid w:val="005F74E8"/>
    <w:rsid w:val="006019A7"/>
    <w:rsid w:val="00603171"/>
    <w:rsid w:val="0060394B"/>
    <w:rsid w:val="006050BF"/>
    <w:rsid w:val="006061F0"/>
    <w:rsid w:val="006064F8"/>
    <w:rsid w:val="006131A1"/>
    <w:rsid w:val="006132D6"/>
    <w:rsid w:val="00613B6E"/>
    <w:rsid w:val="0061551F"/>
    <w:rsid w:val="00615E59"/>
    <w:rsid w:val="00615E8B"/>
    <w:rsid w:val="006167DA"/>
    <w:rsid w:val="006203AA"/>
    <w:rsid w:val="00621356"/>
    <w:rsid w:val="006213CD"/>
    <w:rsid w:val="0062253F"/>
    <w:rsid w:val="0062322D"/>
    <w:rsid w:val="00623983"/>
    <w:rsid w:val="00626D7D"/>
    <w:rsid w:val="006312CD"/>
    <w:rsid w:val="006315E0"/>
    <w:rsid w:val="00631FF1"/>
    <w:rsid w:val="00635511"/>
    <w:rsid w:val="00635BBE"/>
    <w:rsid w:val="00636606"/>
    <w:rsid w:val="00637654"/>
    <w:rsid w:val="00637B22"/>
    <w:rsid w:val="00640909"/>
    <w:rsid w:val="006410FA"/>
    <w:rsid w:val="00641556"/>
    <w:rsid w:val="006415A0"/>
    <w:rsid w:val="006422BE"/>
    <w:rsid w:val="00642F6D"/>
    <w:rsid w:val="00645AFC"/>
    <w:rsid w:val="006469E5"/>
    <w:rsid w:val="006478B1"/>
    <w:rsid w:val="00650851"/>
    <w:rsid w:val="00650F0F"/>
    <w:rsid w:val="006523D1"/>
    <w:rsid w:val="00652F69"/>
    <w:rsid w:val="0065437A"/>
    <w:rsid w:val="006549B8"/>
    <w:rsid w:val="00654CB6"/>
    <w:rsid w:val="00654F30"/>
    <w:rsid w:val="006563C2"/>
    <w:rsid w:val="00660A96"/>
    <w:rsid w:val="00661EE5"/>
    <w:rsid w:val="00665E55"/>
    <w:rsid w:val="00667920"/>
    <w:rsid w:val="00667DD1"/>
    <w:rsid w:val="0067084D"/>
    <w:rsid w:val="00671F4D"/>
    <w:rsid w:val="006724BC"/>
    <w:rsid w:val="0067447D"/>
    <w:rsid w:val="00674EBF"/>
    <w:rsid w:val="0067727E"/>
    <w:rsid w:val="00680BC4"/>
    <w:rsid w:val="006819E4"/>
    <w:rsid w:val="00681EC0"/>
    <w:rsid w:val="0068311B"/>
    <w:rsid w:val="0068346C"/>
    <w:rsid w:val="0068420D"/>
    <w:rsid w:val="0068469F"/>
    <w:rsid w:val="006867B1"/>
    <w:rsid w:val="00686899"/>
    <w:rsid w:val="00687D5F"/>
    <w:rsid w:val="00690420"/>
    <w:rsid w:val="00690D1D"/>
    <w:rsid w:val="00691156"/>
    <w:rsid w:val="00693560"/>
    <w:rsid w:val="006939E9"/>
    <w:rsid w:val="0069559C"/>
    <w:rsid w:val="0069576E"/>
    <w:rsid w:val="0069616C"/>
    <w:rsid w:val="006978C2"/>
    <w:rsid w:val="006A0B2A"/>
    <w:rsid w:val="006A1A9F"/>
    <w:rsid w:val="006A2A13"/>
    <w:rsid w:val="006A3E4A"/>
    <w:rsid w:val="006A3F66"/>
    <w:rsid w:val="006A5124"/>
    <w:rsid w:val="006A5D4F"/>
    <w:rsid w:val="006A5E08"/>
    <w:rsid w:val="006B3351"/>
    <w:rsid w:val="006B574C"/>
    <w:rsid w:val="006B5EA7"/>
    <w:rsid w:val="006B6D90"/>
    <w:rsid w:val="006B71D6"/>
    <w:rsid w:val="006B7DB3"/>
    <w:rsid w:val="006C1243"/>
    <w:rsid w:val="006C1D82"/>
    <w:rsid w:val="006C3D69"/>
    <w:rsid w:val="006C46EE"/>
    <w:rsid w:val="006C53BB"/>
    <w:rsid w:val="006C7336"/>
    <w:rsid w:val="006D0335"/>
    <w:rsid w:val="006D1485"/>
    <w:rsid w:val="006D1CED"/>
    <w:rsid w:val="006D2CCB"/>
    <w:rsid w:val="006D2E3B"/>
    <w:rsid w:val="006D3EBE"/>
    <w:rsid w:val="006D45FC"/>
    <w:rsid w:val="006D79E0"/>
    <w:rsid w:val="006E05FA"/>
    <w:rsid w:val="006E1108"/>
    <w:rsid w:val="006E1DB0"/>
    <w:rsid w:val="006E20BB"/>
    <w:rsid w:val="006E2871"/>
    <w:rsid w:val="006E2A26"/>
    <w:rsid w:val="006E37FB"/>
    <w:rsid w:val="006E6F71"/>
    <w:rsid w:val="006E6FFB"/>
    <w:rsid w:val="006E7452"/>
    <w:rsid w:val="006E7725"/>
    <w:rsid w:val="006F0E03"/>
    <w:rsid w:val="006F2FDA"/>
    <w:rsid w:val="006F33C7"/>
    <w:rsid w:val="006F3A17"/>
    <w:rsid w:val="006F4613"/>
    <w:rsid w:val="006F478D"/>
    <w:rsid w:val="006F4A4F"/>
    <w:rsid w:val="006F4D63"/>
    <w:rsid w:val="006F4DD7"/>
    <w:rsid w:val="006F5935"/>
    <w:rsid w:val="006F6889"/>
    <w:rsid w:val="00700471"/>
    <w:rsid w:val="00701EDE"/>
    <w:rsid w:val="007027BE"/>
    <w:rsid w:val="0070431B"/>
    <w:rsid w:val="00706EA0"/>
    <w:rsid w:val="007075F6"/>
    <w:rsid w:val="007076C5"/>
    <w:rsid w:val="007109FE"/>
    <w:rsid w:val="007130D8"/>
    <w:rsid w:val="00713B40"/>
    <w:rsid w:val="0071475E"/>
    <w:rsid w:val="00714AFF"/>
    <w:rsid w:val="007160DF"/>
    <w:rsid w:val="007176E2"/>
    <w:rsid w:val="007219BB"/>
    <w:rsid w:val="0072207A"/>
    <w:rsid w:val="00724FEC"/>
    <w:rsid w:val="00726808"/>
    <w:rsid w:val="00727383"/>
    <w:rsid w:val="00727755"/>
    <w:rsid w:val="00730500"/>
    <w:rsid w:val="007344D0"/>
    <w:rsid w:val="0073654E"/>
    <w:rsid w:val="007368B4"/>
    <w:rsid w:val="007377CA"/>
    <w:rsid w:val="00740197"/>
    <w:rsid w:val="0074090D"/>
    <w:rsid w:val="00742016"/>
    <w:rsid w:val="007427D0"/>
    <w:rsid w:val="007434A0"/>
    <w:rsid w:val="0074439B"/>
    <w:rsid w:val="00744C78"/>
    <w:rsid w:val="007451DA"/>
    <w:rsid w:val="00745530"/>
    <w:rsid w:val="00747618"/>
    <w:rsid w:val="00747CEA"/>
    <w:rsid w:val="00747D5D"/>
    <w:rsid w:val="007546D0"/>
    <w:rsid w:val="00756B36"/>
    <w:rsid w:val="00756B9C"/>
    <w:rsid w:val="00757288"/>
    <w:rsid w:val="00757533"/>
    <w:rsid w:val="00760714"/>
    <w:rsid w:val="00763AEF"/>
    <w:rsid w:val="00765191"/>
    <w:rsid w:val="00766C1C"/>
    <w:rsid w:val="00766EAC"/>
    <w:rsid w:val="007706EC"/>
    <w:rsid w:val="00771602"/>
    <w:rsid w:val="00772766"/>
    <w:rsid w:val="0077300C"/>
    <w:rsid w:val="00777DA6"/>
    <w:rsid w:val="00780226"/>
    <w:rsid w:val="0078024D"/>
    <w:rsid w:val="0078053D"/>
    <w:rsid w:val="00782308"/>
    <w:rsid w:val="007826B3"/>
    <w:rsid w:val="00786BBB"/>
    <w:rsid w:val="00786DF2"/>
    <w:rsid w:val="00787C42"/>
    <w:rsid w:val="00790003"/>
    <w:rsid w:val="00791AF5"/>
    <w:rsid w:val="00792006"/>
    <w:rsid w:val="007921C9"/>
    <w:rsid w:val="00792566"/>
    <w:rsid w:val="0079277B"/>
    <w:rsid w:val="00794CB2"/>
    <w:rsid w:val="007A1A99"/>
    <w:rsid w:val="007A56FE"/>
    <w:rsid w:val="007A6307"/>
    <w:rsid w:val="007B0475"/>
    <w:rsid w:val="007B0BA4"/>
    <w:rsid w:val="007B0E87"/>
    <w:rsid w:val="007B49E1"/>
    <w:rsid w:val="007B5531"/>
    <w:rsid w:val="007B5ED3"/>
    <w:rsid w:val="007B65E0"/>
    <w:rsid w:val="007B73D6"/>
    <w:rsid w:val="007C087D"/>
    <w:rsid w:val="007C0FE7"/>
    <w:rsid w:val="007C1FCD"/>
    <w:rsid w:val="007C2830"/>
    <w:rsid w:val="007C3C28"/>
    <w:rsid w:val="007C4593"/>
    <w:rsid w:val="007C4CAE"/>
    <w:rsid w:val="007C5C13"/>
    <w:rsid w:val="007C6834"/>
    <w:rsid w:val="007D105E"/>
    <w:rsid w:val="007D2CC9"/>
    <w:rsid w:val="007D432C"/>
    <w:rsid w:val="007D4F41"/>
    <w:rsid w:val="007D5C7A"/>
    <w:rsid w:val="007D6F62"/>
    <w:rsid w:val="007D786B"/>
    <w:rsid w:val="007E1C38"/>
    <w:rsid w:val="007E1C57"/>
    <w:rsid w:val="007E2D08"/>
    <w:rsid w:val="007E2F9F"/>
    <w:rsid w:val="007E46BD"/>
    <w:rsid w:val="007E67A0"/>
    <w:rsid w:val="007E72F0"/>
    <w:rsid w:val="007E7FEE"/>
    <w:rsid w:val="007F16F4"/>
    <w:rsid w:val="007F175C"/>
    <w:rsid w:val="007F1BB8"/>
    <w:rsid w:val="007F27CA"/>
    <w:rsid w:val="007F4842"/>
    <w:rsid w:val="007F54ED"/>
    <w:rsid w:val="007F5E06"/>
    <w:rsid w:val="007F7126"/>
    <w:rsid w:val="007F74F0"/>
    <w:rsid w:val="00800EB4"/>
    <w:rsid w:val="00801977"/>
    <w:rsid w:val="00802AA4"/>
    <w:rsid w:val="00803E12"/>
    <w:rsid w:val="00804087"/>
    <w:rsid w:val="00806AD9"/>
    <w:rsid w:val="008072DB"/>
    <w:rsid w:val="00807DD3"/>
    <w:rsid w:val="0081004B"/>
    <w:rsid w:val="0081145C"/>
    <w:rsid w:val="008127BB"/>
    <w:rsid w:val="00813AF2"/>
    <w:rsid w:val="00813D6F"/>
    <w:rsid w:val="00815048"/>
    <w:rsid w:val="008177AB"/>
    <w:rsid w:val="0082043A"/>
    <w:rsid w:val="008209FA"/>
    <w:rsid w:val="00820CEB"/>
    <w:rsid w:val="0082136F"/>
    <w:rsid w:val="00822FE3"/>
    <w:rsid w:val="008239A1"/>
    <w:rsid w:val="008239E3"/>
    <w:rsid w:val="00823B12"/>
    <w:rsid w:val="008246AF"/>
    <w:rsid w:val="00825F7D"/>
    <w:rsid w:val="00826825"/>
    <w:rsid w:val="00827388"/>
    <w:rsid w:val="00827D9E"/>
    <w:rsid w:val="00827F48"/>
    <w:rsid w:val="00830470"/>
    <w:rsid w:val="0083264E"/>
    <w:rsid w:val="00833BC9"/>
    <w:rsid w:val="00834DA2"/>
    <w:rsid w:val="00842AB4"/>
    <w:rsid w:val="00842EED"/>
    <w:rsid w:val="00844509"/>
    <w:rsid w:val="008471A2"/>
    <w:rsid w:val="00850455"/>
    <w:rsid w:val="00850D75"/>
    <w:rsid w:val="008524F6"/>
    <w:rsid w:val="00856063"/>
    <w:rsid w:val="008560AD"/>
    <w:rsid w:val="00856C26"/>
    <w:rsid w:val="00857D93"/>
    <w:rsid w:val="00860CB2"/>
    <w:rsid w:val="00861501"/>
    <w:rsid w:val="00862525"/>
    <w:rsid w:val="00862527"/>
    <w:rsid w:val="00865E2A"/>
    <w:rsid w:val="00866361"/>
    <w:rsid w:val="00866CA3"/>
    <w:rsid w:val="0086764A"/>
    <w:rsid w:val="008700FE"/>
    <w:rsid w:val="00870723"/>
    <w:rsid w:val="008721A9"/>
    <w:rsid w:val="008721F5"/>
    <w:rsid w:val="008755E9"/>
    <w:rsid w:val="00875BC1"/>
    <w:rsid w:val="00876A4E"/>
    <w:rsid w:val="00880D13"/>
    <w:rsid w:val="008811B0"/>
    <w:rsid w:val="00881BD1"/>
    <w:rsid w:val="00883751"/>
    <w:rsid w:val="0088604A"/>
    <w:rsid w:val="00886814"/>
    <w:rsid w:val="00886D4D"/>
    <w:rsid w:val="00887385"/>
    <w:rsid w:val="008900DD"/>
    <w:rsid w:val="00891692"/>
    <w:rsid w:val="008917FB"/>
    <w:rsid w:val="0089250E"/>
    <w:rsid w:val="0089290C"/>
    <w:rsid w:val="00893098"/>
    <w:rsid w:val="00896074"/>
    <w:rsid w:val="008A00CB"/>
    <w:rsid w:val="008A0B93"/>
    <w:rsid w:val="008A163F"/>
    <w:rsid w:val="008A2BBF"/>
    <w:rsid w:val="008A2FE4"/>
    <w:rsid w:val="008A4C87"/>
    <w:rsid w:val="008A7604"/>
    <w:rsid w:val="008A78CE"/>
    <w:rsid w:val="008B02CF"/>
    <w:rsid w:val="008B03E4"/>
    <w:rsid w:val="008B07C5"/>
    <w:rsid w:val="008B0A88"/>
    <w:rsid w:val="008B1454"/>
    <w:rsid w:val="008B1A65"/>
    <w:rsid w:val="008B2C5F"/>
    <w:rsid w:val="008B323B"/>
    <w:rsid w:val="008B5415"/>
    <w:rsid w:val="008B7DF9"/>
    <w:rsid w:val="008C0AB1"/>
    <w:rsid w:val="008C1734"/>
    <w:rsid w:val="008C2092"/>
    <w:rsid w:val="008C20EF"/>
    <w:rsid w:val="008C2264"/>
    <w:rsid w:val="008C2F50"/>
    <w:rsid w:val="008C3200"/>
    <w:rsid w:val="008C3666"/>
    <w:rsid w:val="008C42B1"/>
    <w:rsid w:val="008C4B69"/>
    <w:rsid w:val="008C4CCF"/>
    <w:rsid w:val="008C7D96"/>
    <w:rsid w:val="008D141B"/>
    <w:rsid w:val="008D15EB"/>
    <w:rsid w:val="008D19D9"/>
    <w:rsid w:val="008D1C3F"/>
    <w:rsid w:val="008D2B93"/>
    <w:rsid w:val="008D3A82"/>
    <w:rsid w:val="008D42F5"/>
    <w:rsid w:val="008D436B"/>
    <w:rsid w:val="008D4805"/>
    <w:rsid w:val="008D54CA"/>
    <w:rsid w:val="008D5BAB"/>
    <w:rsid w:val="008D63AF"/>
    <w:rsid w:val="008E0139"/>
    <w:rsid w:val="008E05D7"/>
    <w:rsid w:val="008E098C"/>
    <w:rsid w:val="008E2E3C"/>
    <w:rsid w:val="008E4A6F"/>
    <w:rsid w:val="008E65AA"/>
    <w:rsid w:val="008E6C98"/>
    <w:rsid w:val="008E7850"/>
    <w:rsid w:val="008F04AD"/>
    <w:rsid w:val="008F22B5"/>
    <w:rsid w:val="008F241F"/>
    <w:rsid w:val="008F2E43"/>
    <w:rsid w:val="008F37D3"/>
    <w:rsid w:val="008F3FF8"/>
    <w:rsid w:val="008F61B7"/>
    <w:rsid w:val="008F6BA4"/>
    <w:rsid w:val="008F6FA0"/>
    <w:rsid w:val="008F77F3"/>
    <w:rsid w:val="0090031D"/>
    <w:rsid w:val="00901CE6"/>
    <w:rsid w:val="00901CEC"/>
    <w:rsid w:val="00902B33"/>
    <w:rsid w:val="00902BB1"/>
    <w:rsid w:val="00902FCF"/>
    <w:rsid w:val="009047E8"/>
    <w:rsid w:val="00905E73"/>
    <w:rsid w:val="0090795D"/>
    <w:rsid w:val="00910241"/>
    <w:rsid w:val="00910E7A"/>
    <w:rsid w:val="00911BEB"/>
    <w:rsid w:val="00911E56"/>
    <w:rsid w:val="00912270"/>
    <w:rsid w:val="0091491F"/>
    <w:rsid w:val="00914B69"/>
    <w:rsid w:val="00914E9F"/>
    <w:rsid w:val="00916350"/>
    <w:rsid w:val="00916ED2"/>
    <w:rsid w:val="00917026"/>
    <w:rsid w:val="00917A14"/>
    <w:rsid w:val="00920E9D"/>
    <w:rsid w:val="009212B3"/>
    <w:rsid w:val="00922C37"/>
    <w:rsid w:val="009241B8"/>
    <w:rsid w:val="009242DC"/>
    <w:rsid w:val="00924314"/>
    <w:rsid w:val="00925344"/>
    <w:rsid w:val="0092737F"/>
    <w:rsid w:val="00931B39"/>
    <w:rsid w:val="00932793"/>
    <w:rsid w:val="00933807"/>
    <w:rsid w:val="009345F2"/>
    <w:rsid w:val="00935E16"/>
    <w:rsid w:val="00937F88"/>
    <w:rsid w:val="00943057"/>
    <w:rsid w:val="00943CE0"/>
    <w:rsid w:val="00944ABC"/>
    <w:rsid w:val="00945175"/>
    <w:rsid w:val="00946BC5"/>
    <w:rsid w:val="009472CF"/>
    <w:rsid w:val="00950FC6"/>
    <w:rsid w:val="00951866"/>
    <w:rsid w:val="009521CC"/>
    <w:rsid w:val="00952626"/>
    <w:rsid w:val="00952D2F"/>
    <w:rsid w:val="0095380E"/>
    <w:rsid w:val="00954554"/>
    <w:rsid w:val="00955981"/>
    <w:rsid w:val="00957D3F"/>
    <w:rsid w:val="00960A2D"/>
    <w:rsid w:val="00961633"/>
    <w:rsid w:val="009648E6"/>
    <w:rsid w:val="00965191"/>
    <w:rsid w:val="009665B9"/>
    <w:rsid w:val="00970A07"/>
    <w:rsid w:val="009715F6"/>
    <w:rsid w:val="00973502"/>
    <w:rsid w:val="0097381A"/>
    <w:rsid w:val="00973C26"/>
    <w:rsid w:val="00975D84"/>
    <w:rsid w:val="00977E88"/>
    <w:rsid w:val="0098357F"/>
    <w:rsid w:val="009843A5"/>
    <w:rsid w:val="009849C3"/>
    <w:rsid w:val="00985C81"/>
    <w:rsid w:val="0098737C"/>
    <w:rsid w:val="00990BE5"/>
    <w:rsid w:val="0099126E"/>
    <w:rsid w:val="00992481"/>
    <w:rsid w:val="00993723"/>
    <w:rsid w:val="00993F98"/>
    <w:rsid w:val="00994C53"/>
    <w:rsid w:val="009950B0"/>
    <w:rsid w:val="00997244"/>
    <w:rsid w:val="00997488"/>
    <w:rsid w:val="0099772B"/>
    <w:rsid w:val="00997EFF"/>
    <w:rsid w:val="009A138A"/>
    <w:rsid w:val="009A61D3"/>
    <w:rsid w:val="009A7205"/>
    <w:rsid w:val="009A7569"/>
    <w:rsid w:val="009B20AF"/>
    <w:rsid w:val="009B23F4"/>
    <w:rsid w:val="009B38C8"/>
    <w:rsid w:val="009B4223"/>
    <w:rsid w:val="009B43A8"/>
    <w:rsid w:val="009B4AFD"/>
    <w:rsid w:val="009B6EBB"/>
    <w:rsid w:val="009B711D"/>
    <w:rsid w:val="009C27D1"/>
    <w:rsid w:val="009C393D"/>
    <w:rsid w:val="009C4A25"/>
    <w:rsid w:val="009C704D"/>
    <w:rsid w:val="009C71F2"/>
    <w:rsid w:val="009C7C49"/>
    <w:rsid w:val="009D0EA6"/>
    <w:rsid w:val="009D32A1"/>
    <w:rsid w:val="009D3BA0"/>
    <w:rsid w:val="009D5CC9"/>
    <w:rsid w:val="009D62E8"/>
    <w:rsid w:val="009D6FE7"/>
    <w:rsid w:val="009D7632"/>
    <w:rsid w:val="009E13AE"/>
    <w:rsid w:val="009E2176"/>
    <w:rsid w:val="009E318D"/>
    <w:rsid w:val="009E3EBD"/>
    <w:rsid w:val="009E4E39"/>
    <w:rsid w:val="009E5CF4"/>
    <w:rsid w:val="009E6533"/>
    <w:rsid w:val="009F227E"/>
    <w:rsid w:val="009F2E4A"/>
    <w:rsid w:val="009F3474"/>
    <w:rsid w:val="009F6248"/>
    <w:rsid w:val="009F6AC4"/>
    <w:rsid w:val="009F70C3"/>
    <w:rsid w:val="009F71EF"/>
    <w:rsid w:val="00A00C69"/>
    <w:rsid w:val="00A02BC3"/>
    <w:rsid w:val="00A04DC9"/>
    <w:rsid w:val="00A0652B"/>
    <w:rsid w:val="00A06BCC"/>
    <w:rsid w:val="00A07AC2"/>
    <w:rsid w:val="00A07B86"/>
    <w:rsid w:val="00A1123A"/>
    <w:rsid w:val="00A1169E"/>
    <w:rsid w:val="00A11DCE"/>
    <w:rsid w:val="00A12F19"/>
    <w:rsid w:val="00A136CB"/>
    <w:rsid w:val="00A1414A"/>
    <w:rsid w:val="00A15221"/>
    <w:rsid w:val="00A15AEC"/>
    <w:rsid w:val="00A16249"/>
    <w:rsid w:val="00A207F9"/>
    <w:rsid w:val="00A22256"/>
    <w:rsid w:val="00A229D2"/>
    <w:rsid w:val="00A23DD9"/>
    <w:rsid w:val="00A25E69"/>
    <w:rsid w:val="00A26F3C"/>
    <w:rsid w:val="00A27121"/>
    <w:rsid w:val="00A274F1"/>
    <w:rsid w:val="00A30B5F"/>
    <w:rsid w:val="00A30B95"/>
    <w:rsid w:val="00A3138E"/>
    <w:rsid w:val="00A32848"/>
    <w:rsid w:val="00A328D4"/>
    <w:rsid w:val="00A3314C"/>
    <w:rsid w:val="00A3367C"/>
    <w:rsid w:val="00A34841"/>
    <w:rsid w:val="00A372A2"/>
    <w:rsid w:val="00A405AA"/>
    <w:rsid w:val="00A40DF2"/>
    <w:rsid w:val="00A40F47"/>
    <w:rsid w:val="00A41980"/>
    <w:rsid w:val="00A4679E"/>
    <w:rsid w:val="00A47DCC"/>
    <w:rsid w:val="00A504CE"/>
    <w:rsid w:val="00A567B6"/>
    <w:rsid w:val="00A600A2"/>
    <w:rsid w:val="00A61C29"/>
    <w:rsid w:val="00A637D2"/>
    <w:rsid w:val="00A64459"/>
    <w:rsid w:val="00A647B0"/>
    <w:rsid w:val="00A64D66"/>
    <w:rsid w:val="00A6663E"/>
    <w:rsid w:val="00A66836"/>
    <w:rsid w:val="00A70B30"/>
    <w:rsid w:val="00A721B8"/>
    <w:rsid w:val="00A721EF"/>
    <w:rsid w:val="00A732AF"/>
    <w:rsid w:val="00A73451"/>
    <w:rsid w:val="00A73D7B"/>
    <w:rsid w:val="00A751CD"/>
    <w:rsid w:val="00A75CEE"/>
    <w:rsid w:val="00A761B8"/>
    <w:rsid w:val="00A80815"/>
    <w:rsid w:val="00A833F0"/>
    <w:rsid w:val="00A86260"/>
    <w:rsid w:val="00A8636C"/>
    <w:rsid w:val="00A865F1"/>
    <w:rsid w:val="00A94175"/>
    <w:rsid w:val="00A95973"/>
    <w:rsid w:val="00A95BC4"/>
    <w:rsid w:val="00A962D3"/>
    <w:rsid w:val="00A96E1B"/>
    <w:rsid w:val="00AA12DA"/>
    <w:rsid w:val="00AA1478"/>
    <w:rsid w:val="00AA2E96"/>
    <w:rsid w:val="00AA3680"/>
    <w:rsid w:val="00AA3FC6"/>
    <w:rsid w:val="00AA4E1F"/>
    <w:rsid w:val="00AB106F"/>
    <w:rsid w:val="00AB2FE1"/>
    <w:rsid w:val="00AB321A"/>
    <w:rsid w:val="00AB58FA"/>
    <w:rsid w:val="00AB5F24"/>
    <w:rsid w:val="00AB7F10"/>
    <w:rsid w:val="00AC01D5"/>
    <w:rsid w:val="00AC0417"/>
    <w:rsid w:val="00AC20FC"/>
    <w:rsid w:val="00AC4150"/>
    <w:rsid w:val="00AC713C"/>
    <w:rsid w:val="00AD045D"/>
    <w:rsid w:val="00AD0797"/>
    <w:rsid w:val="00AD2BB7"/>
    <w:rsid w:val="00AD3B0B"/>
    <w:rsid w:val="00AD3BB1"/>
    <w:rsid w:val="00AD4B7C"/>
    <w:rsid w:val="00AD5615"/>
    <w:rsid w:val="00AD6B8E"/>
    <w:rsid w:val="00AD71AD"/>
    <w:rsid w:val="00AD72EC"/>
    <w:rsid w:val="00AD7644"/>
    <w:rsid w:val="00AE0CF2"/>
    <w:rsid w:val="00AE28D5"/>
    <w:rsid w:val="00AE2D88"/>
    <w:rsid w:val="00AF0C8A"/>
    <w:rsid w:val="00AF12F0"/>
    <w:rsid w:val="00AF2BC0"/>
    <w:rsid w:val="00AF5717"/>
    <w:rsid w:val="00AF5E58"/>
    <w:rsid w:val="00AF6513"/>
    <w:rsid w:val="00AF742F"/>
    <w:rsid w:val="00B005A3"/>
    <w:rsid w:val="00B007D8"/>
    <w:rsid w:val="00B02602"/>
    <w:rsid w:val="00B06712"/>
    <w:rsid w:val="00B06A94"/>
    <w:rsid w:val="00B06B1E"/>
    <w:rsid w:val="00B06D96"/>
    <w:rsid w:val="00B06F4E"/>
    <w:rsid w:val="00B11501"/>
    <w:rsid w:val="00B15308"/>
    <w:rsid w:val="00B15AB1"/>
    <w:rsid w:val="00B17344"/>
    <w:rsid w:val="00B21A0E"/>
    <w:rsid w:val="00B22022"/>
    <w:rsid w:val="00B221C3"/>
    <w:rsid w:val="00B231CB"/>
    <w:rsid w:val="00B23DD0"/>
    <w:rsid w:val="00B23E7E"/>
    <w:rsid w:val="00B240F6"/>
    <w:rsid w:val="00B24CCC"/>
    <w:rsid w:val="00B26D9E"/>
    <w:rsid w:val="00B27175"/>
    <w:rsid w:val="00B3036D"/>
    <w:rsid w:val="00B306F9"/>
    <w:rsid w:val="00B31C6E"/>
    <w:rsid w:val="00B31D76"/>
    <w:rsid w:val="00B31DD6"/>
    <w:rsid w:val="00B33A22"/>
    <w:rsid w:val="00B36B00"/>
    <w:rsid w:val="00B41263"/>
    <w:rsid w:val="00B42D76"/>
    <w:rsid w:val="00B4387A"/>
    <w:rsid w:val="00B44069"/>
    <w:rsid w:val="00B44C70"/>
    <w:rsid w:val="00B4521F"/>
    <w:rsid w:val="00B45C92"/>
    <w:rsid w:val="00B45F2D"/>
    <w:rsid w:val="00B46138"/>
    <w:rsid w:val="00B47933"/>
    <w:rsid w:val="00B51017"/>
    <w:rsid w:val="00B510FB"/>
    <w:rsid w:val="00B573C0"/>
    <w:rsid w:val="00B57A51"/>
    <w:rsid w:val="00B57D39"/>
    <w:rsid w:val="00B631EF"/>
    <w:rsid w:val="00B63BD1"/>
    <w:rsid w:val="00B642FC"/>
    <w:rsid w:val="00B674C9"/>
    <w:rsid w:val="00B72940"/>
    <w:rsid w:val="00B74A9F"/>
    <w:rsid w:val="00B7550B"/>
    <w:rsid w:val="00B779A5"/>
    <w:rsid w:val="00B82B8E"/>
    <w:rsid w:val="00B848A2"/>
    <w:rsid w:val="00B85ED4"/>
    <w:rsid w:val="00B90718"/>
    <w:rsid w:val="00B90CB3"/>
    <w:rsid w:val="00B92A83"/>
    <w:rsid w:val="00B92BF0"/>
    <w:rsid w:val="00B92E64"/>
    <w:rsid w:val="00B92E71"/>
    <w:rsid w:val="00B92F5A"/>
    <w:rsid w:val="00B93176"/>
    <w:rsid w:val="00B93DBA"/>
    <w:rsid w:val="00B9744D"/>
    <w:rsid w:val="00BA0039"/>
    <w:rsid w:val="00BA0295"/>
    <w:rsid w:val="00BA31C6"/>
    <w:rsid w:val="00BA4339"/>
    <w:rsid w:val="00BA488F"/>
    <w:rsid w:val="00BA4C15"/>
    <w:rsid w:val="00BA7394"/>
    <w:rsid w:val="00BB17E4"/>
    <w:rsid w:val="00BB1BB1"/>
    <w:rsid w:val="00BB5C42"/>
    <w:rsid w:val="00BB5DAD"/>
    <w:rsid w:val="00BB6099"/>
    <w:rsid w:val="00BB6ED2"/>
    <w:rsid w:val="00BC07FA"/>
    <w:rsid w:val="00BC0B95"/>
    <w:rsid w:val="00BC16BC"/>
    <w:rsid w:val="00BC1F41"/>
    <w:rsid w:val="00BC2719"/>
    <w:rsid w:val="00BC2982"/>
    <w:rsid w:val="00BC2F61"/>
    <w:rsid w:val="00BC3D5F"/>
    <w:rsid w:val="00BC4B0E"/>
    <w:rsid w:val="00BC4E3D"/>
    <w:rsid w:val="00BC5A5E"/>
    <w:rsid w:val="00BC6B9B"/>
    <w:rsid w:val="00BC7397"/>
    <w:rsid w:val="00BD04E4"/>
    <w:rsid w:val="00BD1C51"/>
    <w:rsid w:val="00BE29C9"/>
    <w:rsid w:val="00BE3CB6"/>
    <w:rsid w:val="00BE438F"/>
    <w:rsid w:val="00BE737E"/>
    <w:rsid w:val="00BF04E0"/>
    <w:rsid w:val="00BF0660"/>
    <w:rsid w:val="00BF0D19"/>
    <w:rsid w:val="00BF2300"/>
    <w:rsid w:val="00BF4722"/>
    <w:rsid w:val="00C00254"/>
    <w:rsid w:val="00C00612"/>
    <w:rsid w:val="00C007FA"/>
    <w:rsid w:val="00C00E13"/>
    <w:rsid w:val="00C010A6"/>
    <w:rsid w:val="00C01C35"/>
    <w:rsid w:val="00C0234A"/>
    <w:rsid w:val="00C030B3"/>
    <w:rsid w:val="00C07708"/>
    <w:rsid w:val="00C14B93"/>
    <w:rsid w:val="00C15467"/>
    <w:rsid w:val="00C1680F"/>
    <w:rsid w:val="00C17C4B"/>
    <w:rsid w:val="00C201B6"/>
    <w:rsid w:val="00C20BB6"/>
    <w:rsid w:val="00C20C84"/>
    <w:rsid w:val="00C21634"/>
    <w:rsid w:val="00C224A5"/>
    <w:rsid w:val="00C2411D"/>
    <w:rsid w:val="00C255F9"/>
    <w:rsid w:val="00C30C64"/>
    <w:rsid w:val="00C31646"/>
    <w:rsid w:val="00C31872"/>
    <w:rsid w:val="00C3314A"/>
    <w:rsid w:val="00C33B62"/>
    <w:rsid w:val="00C33D64"/>
    <w:rsid w:val="00C34371"/>
    <w:rsid w:val="00C34907"/>
    <w:rsid w:val="00C3549E"/>
    <w:rsid w:val="00C35814"/>
    <w:rsid w:val="00C3616C"/>
    <w:rsid w:val="00C3670C"/>
    <w:rsid w:val="00C36BB6"/>
    <w:rsid w:val="00C37BF6"/>
    <w:rsid w:val="00C40382"/>
    <w:rsid w:val="00C403C8"/>
    <w:rsid w:val="00C42BFA"/>
    <w:rsid w:val="00C449B9"/>
    <w:rsid w:val="00C45107"/>
    <w:rsid w:val="00C456E4"/>
    <w:rsid w:val="00C46ED6"/>
    <w:rsid w:val="00C473D8"/>
    <w:rsid w:val="00C50715"/>
    <w:rsid w:val="00C5104D"/>
    <w:rsid w:val="00C540D4"/>
    <w:rsid w:val="00C549CA"/>
    <w:rsid w:val="00C55A73"/>
    <w:rsid w:val="00C56016"/>
    <w:rsid w:val="00C603AF"/>
    <w:rsid w:val="00C648FD"/>
    <w:rsid w:val="00C65822"/>
    <w:rsid w:val="00C65E77"/>
    <w:rsid w:val="00C67CC7"/>
    <w:rsid w:val="00C7394E"/>
    <w:rsid w:val="00C7676B"/>
    <w:rsid w:val="00C7693C"/>
    <w:rsid w:val="00C77C38"/>
    <w:rsid w:val="00C77E00"/>
    <w:rsid w:val="00C8083D"/>
    <w:rsid w:val="00C8231F"/>
    <w:rsid w:val="00C82F7B"/>
    <w:rsid w:val="00C82FA0"/>
    <w:rsid w:val="00C855B6"/>
    <w:rsid w:val="00C93A50"/>
    <w:rsid w:val="00C94C8D"/>
    <w:rsid w:val="00C955FE"/>
    <w:rsid w:val="00C9707B"/>
    <w:rsid w:val="00C978C9"/>
    <w:rsid w:val="00C97929"/>
    <w:rsid w:val="00C979B1"/>
    <w:rsid w:val="00C979C8"/>
    <w:rsid w:val="00CA1D9C"/>
    <w:rsid w:val="00CA2897"/>
    <w:rsid w:val="00CA3080"/>
    <w:rsid w:val="00CA6292"/>
    <w:rsid w:val="00CA63C7"/>
    <w:rsid w:val="00CA7945"/>
    <w:rsid w:val="00CB3321"/>
    <w:rsid w:val="00CB3903"/>
    <w:rsid w:val="00CB5121"/>
    <w:rsid w:val="00CB537A"/>
    <w:rsid w:val="00CB70C1"/>
    <w:rsid w:val="00CC0F0A"/>
    <w:rsid w:val="00CC150A"/>
    <w:rsid w:val="00CC1AF2"/>
    <w:rsid w:val="00CC1C31"/>
    <w:rsid w:val="00CC36C4"/>
    <w:rsid w:val="00CC3DA3"/>
    <w:rsid w:val="00CC49F8"/>
    <w:rsid w:val="00CC557A"/>
    <w:rsid w:val="00CC6D24"/>
    <w:rsid w:val="00CC73EC"/>
    <w:rsid w:val="00CD0E0E"/>
    <w:rsid w:val="00CD1FD0"/>
    <w:rsid w:val="00CD27BE"/>
    <w:rsid w:val="00CD3D12"/>
    <w:rsid w:val="00CD4534"/>
    <w:rsid w:val="00CD5393"/>
    <w:rsid w:val="00CD5F96"/>
    <w:rsid w:val="00CD7062"/>
    <w:rsid w:val="00CE1F8F"/>
    <w:rsid w:val="00CE2115"/>
    <w:rsid w:val="00CE2C48"/>
    <w:rsid w:val="00CE2CE4"/>
    <w:rsid w:val="00CE5C91"/>
    <w:rsid w:val="00CF074B"/>
    <w:rsid w:val="00CF0DE9"/>
    <w:rsid w:val="00CF51CF"/>
    <w:rsid w:val="00D00A9B"/>
    <w:rsid w:val="00D032A8"/>
    <w:rsid w:val="00D04134"/>
    <w:rsid w:val="00D05598"/>
    <w:rsid w:val="00D06E15"/>
    <w:rsid w:val="00D10930"/>
    <w:rsid w:val="00D11F1D"/>
    <w:rsid w:val="00D1213D"/>
    <w:rsid w:val="00D13333"/>
    <w:rsid w:val="00D14B3F"/>
    <w:rsid w:val="00D150D6"/>
    <w:rsid w:val="00D15FBB"/>
    <w:rsid w:val="00D17085"/>
    <w:rsid w:val="00D17E62"/>
    <w:rsid w:val="00D22584"/>
    <w:rsid w:val="00D22EE1"/>
    <w:rsid w:val="00D231AD"/>
    <w:rsid w:val="00D24697"/>
    <w:rsid w:val="00D25E87"/>
    <w:rsid w:val="00D26833"/>
    <w:rsid w:val="00D27B5F"/>
    <w:rsid w:val="00D30EB7"/>
    <w:rsid w:val="00D31132"/>
    <w:rsid w:val="00D323B2"/>
    <w:rsid w:val="00D32A4F"/>
    <w:rsid w:val="00D32D5D"/>
    <w:rsid w:val="00D34589"/>
    <w:rsid w:val="00D34886"/>
    <w:rsid w:val="00D36E98"/>
    <w:rsid w:val="00D37373"/>
    <w:rsid w:val="00D40E5D"/>
    <w:rsid w:val="00D4133E"/>
    <w:rsid w:val="00D414B8"/>
    <w:rsid w:val="00D41AAF"/>
    <w:rsid w:val="00D41B1E"/>
    <w:rsid w:val="00D41CD7"/>
    <w:rsid w:val="00D41DC9"/>
    <w:rsid w:val="00D41DDA"/>
    <w:rsid w:val="00D42AAB"/>
    <w:rsid w:val="00D42FED"/>
    <w:rsid w:val="00D43A04"/>
    <w:rsid w:val="00D43CD9"/>
    <w:rsid w:val="00D43D7C"/>
    <w:rsid w:val="00D447C2"/>
    <w:rsid w:val="00D464D9"/>
    <w:rsid w:val="00D46916"/>
    <w:rsid w:val="00D53485"/>
    <w:rsid w:val="00D552E0"/>
    <w:rsid w:val="00D60E6C"/>
    <w:rsid w:val="00D60E9B"/>
    <w:rsid w:val="00D60F6D"/>
    <w:rsid w:val="00D61424"/>
    <w:rsid w:val="00D61B1F"/>
    <w:rsid w:val="00D62034"/>
    <w:rsid w:val="00D62E86"/>
    <w:rsid w:val="00D64524"/>
    <w:rsid w:val="00D65864"/>
    <w:rsid w:val="00D66BC7"/>
    <w:rsid w:val="00D73D7D"/>
    <w:rsid w:val="00D75FA6"/>
    <w:rsid w:val="00D778DB"/>
    <w:rsid w:val="00D83E8D"/>
    <w:rsid w:val="00D84036"/>
    <w:rsid w:val="00D84C8E"/>
    <w:rsid w:val="00D84F23"/>
    <w:rsid w:val="00D8619E"/>
    <w:rsid w:val="00D87939"/>
    <w:rsid w:val="00D90BC1"/>
    <w:rsid w:val="00D929D4"/>
    <w:rsid w:val="00D93517"/>
    <w:rsid w:val="00D94D25"/>
    <w:rsid w:val="00D94FA4"/>
    <w:rsid w:val="00D95A96"/>
    <w:rsid w:val="00D96D22"/>
    <w:rsid w:val="00D96FD9"/>
    <w:rsid w:val="00D97CD4"/>
    <w:rsid w:val="00DA04A5"/>
    <w:rsid w:val="00DA1F21"/>
    <w:rsid w:val="00DA25A7"/>
    <w:rsid w:val="00DA26E6"/>
    <w:rsid w:val="00DA3E03"/>
    <w:rsid w:val="00DB0737"/>
    <w:rsid w:val="00DB201E"/>
    <w:rsid w:val="00DB3EDE"/>
    <w:rsid w:val="00DB566C"/>
    <w:rsid w:val="00DB597B"/>
    <w:rsid w:val="00DB71BC"/>
    <w:rsid w:val="00DB7B56"/>
    <w:rsid w:val="00DC1A31"/>
    <w:rsid w:val="00DC21FE"/>
    <w:rsid w:val="00DC2F33"/>
    <w:rsid w:val="00DC333E"/>
    <w:rsid w:val="00DC33FA"/>
    <w:rsid w:val="00DC35C1"/>
    <w:rsid w:val="00DC3841"/>
    <w:rsid w:val="00DC3EC4"/>
    <w:rsid w:val="00DC5624"/>
    <w:rsid w:val="00DC652A"/>
    <w:rsid w:val="00DD0B94"/>
    <w:rsid w:val="00DD27F8"/>
    <w:rsid w:val="00DD335A"/>
    <w:rsid w:val="00DD6C10"/>
    <w:rsid w:val="00DD71A6"/>
    <w:rsid w:val="00DD72EF"/>
    <w:rsid w:val="00DE0DF3"/>
    <w:rsid w:val="00DE1752"/>
    <w:rsid w:val="00DE3696"/>
    <w:rsid w:val="00DE5515"/>
    <w:rsid w:val="00DE5539"/>
    <w:rsid w:val="00DE5541"/>
    <w:rsid w:val="00DE5EA5"/>
    <w:rsid w:val="00DE60AE"/>
    <w:rsid w:val="00DE79CD"/>
    <w:rsid w:val="00DF075A"/>
    <w:rsid w:val="00DF3A4A"/>
    <w:rsid w:val="00DF6454"/>
    <w:rsid w:val="00DF6B11"/>
    <w:rsid w:val="00E0211F"/>
    <w:rsid w:val="00E0390D"/>
    <w:rsid w:val="00E051B0"/>
    <w:rsid w:val="00E05958"/>
    <w:rsid w:val="00E069FC"/>
    <w:rsid w:val="00E06F42"/>
    <w:rsid w:val="00E079B4"/>
    <w:rsid w:val="00E10E1A"/>
    <w:rsid w:val="00E11D1F"/>
    <w:rsid w:val="00E132E9"/>
    <w:rsid w:val="00E13F6D"/>
    <w:rsid w:val="00E14E3B"/>
    <w:rsid w:val="00E1586F"/>
    <w:rsid w:val="00E1626B"/>
    <w:rsid w:val="00E162C6"/>
    <w:rsid w:val="00E1630F"/>
    <w:rsid w:val="00E17F93"/>
    <w:rsid w:val="00E2002A"/>
    <w:rsid w:val="00E223B2"/>
    <w:rsid w:val="00E23E46"/>
    <w:rsid w:val="00E248B5"/>
    <w:rsid w:val="00E24CA1"/>
    <w:rsid w:val="00E25274"/>
    <w:rsid w:val="00E27080"/>
    <w:rsid w:val="00E272C4"/>
    <w:rsid w:val="00E274D6"/>
    <w:rsid w:val="00E3031A"/>
    <w:rsid w:val="00E31495"/>
    <w:rsid w:val="00E31608"/>
    <w:rsid w:val="00E33B8B"/>
    <w:rsid w:val="00E36CB7"/>
    <w:rsid w:val="00E402AD"/>
    <w:rsid w:val="00E42CC9"/>
    <w:rsid w:val="00E43D34"/>
    <w:rsid w:val="00E45912"/>
    <w:rsid w:val="00E506F9"/>
    <w:rsid w:val="00E52A8F"/>
    <w:rsid w:val="00E52EC4"/>
    <w:rsid w:val="00E576A4"/>
    <w:rsid w:val="00E60FBC"/>
    <w:rsid w:val="00E612C8"/>
    <w:rsid w:val="00E64562"/>
    <w:rsid w:val="00E64762"/>
    <w:rsid w:val="00E66092"/>
    <w:rsid w:val="00E6649E"/>
    <w:rsid w:val="00E67D65"/>
    <w:rsid w:val="00E70479"/>
    <w:rsid w:val="00E73F41"/>
    <w:rsid w:val="00E74B9A"/>
    <w:rsid w:val="00E76231"/>
    <w:rsid w:val="00E815F2"/>
    <w:rsid w:val="00E819AD"/>
    <w:rsid w:val="00E82D41"/>
    <w:rsid w:val="00E82DAF"/>
    <w:rsid w:val="00E84256"/>
    <w:rsid w:val="00E84F70"/>
    <w:rsid w:val="00E87969"/>
    <w:rsid w:val="00E90C1E"/>
    <w:rsid w:val="00E91E1E"/>
    <w:rsid w:val="00E93440"/>
    <w:rsid w:val="00E96A8E"/>
    <w:rsid w:val="00EA13DF"/>
    <w:rsid w:val="00EA343C"/>
    <w:rsid w:val="00EA4098"/>
    <w:rsid w:val="00EA62D0"/>
    <w:rsid w:val="00EA7530"/>
    <w:rsid w:val="00EB15C2"/>
    <w:rsid w:val="00EB171D"/>
    <w:rsid w:val="00EB1A87"/>
    <w:rsid w:val="00EB220F"/>
    <w:rsid w:val="00EB2536"/>
    <w:rsid w:val="00EB32A8"/>
    <w:rsid w:val="00EB32CB"/>
    <w:rsid w:val="00EB429D"/>
    <w:rsid w:val="00EB4BA5"/>
    <w:rsid w:val="00EB4C50"/>
    <w:rsid w:val="00EB6B74"/>
    <w:rsid w:val="00EB766D"/>
    <w:rsid w:val="00EB7AF7"/>
    <w:rsid w:val="00EB7E60"/>
    <w:rsid w:val="00EC265B"/>
    <w:rsid w:val="00EC40D3"/>
    <w:rsid w:val="00EC43CB"/>
    <w:rsid w:val="00EC51D3"/>
    <w:rsid w:val="00EC54D8"/>
    <w:rsid w:val="00EC7321"/>
    <w:rsid w:val="00EC73BB"/>
    <w:rsid w:val="00EC792F"/>
    <w:rsid w:val="00ED1422"/>
    <w:rsid w:val="00ED331A"/>
    <w:rsid w:val="00ED4011"/>
    <w:rsid w:val="00ED43B5"/>
    <w:rsid w:val="00ED4639"/>
    <w:rsid w:val="00ED4C1E"/>
    <w:rsid w:val="00ED580C"/>
    <w:rsid w:val="00ED6936"/>
    <w:rsid w:val="00EE1081"/>
    <w:rsid w:val="00EE33D0"/>
    <w:rsid w:val="00EE4277"/>
    <w:rsid w:val="00EE4C27"/>
    <w:rsid w:val="00EE55B1"/>
    <w:rsid w:val="00EE56D3"/>
    <w:rsid w:val="00EE67B3"/>
    <w:rsid w:val="00EE6899"/>
    <w:rsid w:val="00EE69E0"/>
    <w:rsid w:val="00EE6BCE"/>
    <w:rsid w:val="00EE75DE"/>
    <w:rsid w:val="00EF095A"/>
    <w:rsid w:val="00EF0FEC"/>
    <w:rsid w:val="00EF35D5"/>
    <w:rsid w:val="00EF45CA"/>
    <w:rsid w:val="00EF58F0"/>
    <w:rsid w:val="00EF5BE8"/>
    <w:rsid w:val="00F007D3"/>
    <w:rsid w:val="00F0178D"/>
    <w:rsid w:val="00F01ADB"/>
    <w:rsid w:val="00F024C7"/>
    <w:rsid w:val="00F02ACC"/>
    <w:rsid w:val="00F02D71"/>
    <w:rsid w:val="00F035D5"/>
    <w:rsid w:val="00F058CD"/>
    <w:rsid w:val="00F07FBF"/>
    <w:rsid w:val="00F10020"/>
    <w:rsid w:val="00F105AA"/>
    <w:rsid w:val="00F107CF"/>
    <w:rsid w:val="00F11C89"/>
    <w:rsid w:val="00F13520"/>
    <w:rsid w:val="00F13FAD"/>
    <w:rsid w:val="00F16B8A"/>
    <w:rsid w:val="00F20C00"/>
    <w:rsid w:val="00F2295A"/>
    <w:rsid w:val="00F232EE"/>
    <w:rsid w:val="00F23743"/>
    <w:rsid w:val="00F23995"/>
    <w:rsid w:val="00F24A30"/>
    <w:rsid w:val="00F258FA"/>
    <w:rsid w:val="00F26966"/>
    <w:rsid w:val="00F26D0C"/>
    <w:rsid w:val="00F2792D"/>
    <w:rsid w:val="00F30342"/>
    <w:rsid w:val="00F30A56"/>
    <w:rsid w:val="00F31E84"/>
    <w:rsid w:val="00F31FC6"/>
    <w:rsid w:val="00F3683B"/>
    <w:rsid w:val="00F36D0F"/>
    <w:rsid w:val="00F37BFD"/>
    <w:rsid w:val="00F4173C"/>
    <w:rsid w:val="00F4183A"/>
    <w:rsid w:val="00F42397"/>
    <w:rsid w:val="00F42889"/>
    <w:rsid w:val="00F4351C"/>
    <w:rsid w:val="00F43CD4"/>
    <w:rsid w:val="00F5044E"/>
    <w:rsid w:val="00F505D7"/>
    <w:rsid w:val="00F50AD1"/>
    <w:rsid w:val="00F54BB9"/>
    <w:rsid w:val="00F55E1A"/>
    <w:rsid w:val="00F56536"/>
    <w:rsid w:val="00F573CE"/>
    <w:rsid w:val="00F57AD2"/>
    <w:rsid w:val="00F57EA4"/>
    <w:rsid w:val="00F57ECE"/>
    <w:rsid w:val="00F60A6B"/>
    <w:rsid w:val="00F61D34"/>
    <w:rsid w:val="00F654A3"/>
    <w:rsid w:val="00F657D3"/>
    <w:rsid w:val="00F65BE4"/>
    <w:rsid w:val="00F66BCA"/>
    <w:rsid w:val="00F675AA"/>
    <w:rsid w:val="00F67784"/>
    <w:rsid w:val="00F701BF"/>
    <w:rsid w:val="00F70A96"/>
    <w:rsid w:val="00F70C8C"/>
    <w:rsid w:val="00F71D62"/>
    <w:rsid w:val="00F71E97"/>
    <w:rsid w:val="00F721AA"/>
    <w:rsid w:val="00F72608"/>
    <w:rsid w:val="00F728F8"/>
    <w:rsid w:val="00F7302E"/>
    <w:rsid w:val="00F7318D"/>
    <w:rsid w:val="00F75335"/>
    <w:rsid w:val="00F7642E"/>
    <w:rsid w:val="00F76EE1"/>
    <w:rsid w:val="00F770B6"/>
    <w:rsid w:val="00F775F1"/>
    <w:rsid w:val="00F8252B"/>
    <w:rsid w:val="00F84819"/>
    <w:rsid w:val="00F84B4B"/>
    <w:rsid w:val="00F84E6A"/>
    <w:rsid w:val="00F85598"/>
    <w:rsid w:val="00F85902"/>
    <w:rsid w:val="00F8704D"/>
    <w:rsid w:val="00F9008D"/>
    <w:rsid w:val="00F9196A"/>
    <w:rsid w:val="00F91E58"/>
    <w:rsid w:val="00F921F6"/>
    <w:rsid w:val="00F92D00"/>
    <w:rsid w:val="00F9338A"/>
    <w:rsid w:val="00F947DB"/>
    <w:rsid w:val="00F94AA5"/>
    <w:rsid w:val="00F96C7B"/>
    <w:rsid w:val="00FA1B81"/>
    <w:rsid w:val="00FA288A"/>
    <w:rsid w:val="00FA3A0D"/>
    <w:rsid w:val="00FA3EC6"/>
    <w:rsid w:val="00FA5490"/>
    <w:rsid w:val="00FA72E1"/>
    <w:rsid w:val="00FA7369"/>
    <w:rsid w:val="00FA7637"/>
    <w:rsid w:val="00FB035B"/>
    <w:rsid w:val="00FB0D11"/>
    <w:rsid w:val="00FB1247"/>
    <w:rsid w:val="00FB13C3"/>
    <w:rsid w:val="00FB1A5C"/>
    <w:rsid w:val="00FB1C60"/>
    <w:rsid w:val="00FB2D39"/>
    <w:rsid w:val="00FB2E9C"/>
    <w:rsid w:val="00FB536B"/>
    <w:rsid w:val="00FB5375"/>
    <w:rsid w:val="00FB631E"/>
    <w:rsid w:val="00FB649C"/>
    <w:rsid w:val="00FB66AE"/>
    <w:rsid w:val="00FB6BCD"/>
    <w:rsid w:val="00FC0D13"/>
    <w:rsid w:val="00FC1299"/>
    <w:rsid w:val="00FC1C5D"/>
    <w:rsid w:val="00FC1D22"/>
    <w:rsid w:val="00FC1F17"/>
    <w:rsid w:val="00FC2688"/>
    <w:rsid w:val="00FC3224"/>
    <w:rsid w:val="00FC497A"/>
    <w:rsid w:val="00FC5AED"/>
    <w:rsid w:val="00FC6ECB"/>
    <w:rsid w:val="00FC76FB"/>
    <w:rsid w:val="00FD106A"/>
    <w:rsid w:val="00FD249C"/>
    <w:rsid w:val="00FD34FD"/>
    <w:rsid w:val="00FD377B"/>
    <w:rsid w:val="00FD3BB2"/>
    <w:rsid w:val="00FD5E5C"/>
    <w:rsid w:val="00FD5EC8"/>
    <w:rsid w:val="00FD6B1A"/>
    <w:rsid w:val="00FE0684"/>
    <w:rsid w:val="00FE2CAC"/>
    <w:rsid w:val="00FE2F8B"/>
    <w:rsid w:val="00FE39D0"/>
    <w:rsid w:val="00FE412E"/>
    <w:rsid w:val="00FE5D8B"/>
    <w:rsid w:val="00FF087E"/>
    <w:rsid w:val="00FF0988"/>
    <w:rsid w:val="00FF1972"/>
    <w:rsid w:val="00FF2D74"/>
    <w:rsid w:val="00FF32FA"/>
    <w:rsid w:val="00FF4165"/>
    <w:rsid w:val="00FF53D4"/>
    <w:rsid w:val="00FF76E6"/>
    <w:rsid w:val="00FF7EBE"/>
    <w:rsid w:val="0129DBC5"/>
    <w:rsid w:val="018A9351"/>
    <w:rsid w:val="01B06ABE"/>
    <w:rsid w:val="027507DB"/>
    <w:rsid w:val="02B4320E"/>
    <w:rsid w:val="02D225B4"/>
    <w:rsid w:val="033E0A88"/>
    <w:rsid w:val="03B044EA"/>
    <w:rsid w:val="040BBD51"/>
    <w:rsid w:val="045CEC61"/>
    <w:rsid w:val="048F15AE"/>
    <w:rsid w:val="04E08811"/>
    <w:rsid w:val="054FDA24"/>
    <w:rsid w:val="05A78D28"/>
    <w:rsid w:val="05ED1C41"/>
    <w:rsid w:val="069B174A"/>
    <w:rsid w:val="06C29441"/>
    <w:rsid w:val="06CC842F"/>
    <w:rsid w:val="0745C01B"/>
    <w:rsid w:val="0820D9A7"/>
    <w:rsid w:val="088C115E"/>
    <w:rsid w:val="08CDA294"/>
    <w:rsid w:val="08D52942"/>
    <w:rsid w:val="08DCFF2F"/>
    <w:rsid w:val="09344724"/>
    <w:rsid w:val="09CF7880"/>
    <w:rsid w:val="0A44ECBC"/>
    <w:rsid w:val="0ADCAB04"/>
    <w:rsid w:val="0AE43E27"/>
    <w:rsid w:val="0AF7BA84"/>
    <w:rsid w:val="0C15D5C9"/>
    <w:rsid w:val="0C206A11"/>
    <w:rsid w:val="0C228527"/>
    <w:rsid w:val="0CD3D5DB"/>
    <w:rsid w:val="0CE6E576"/>
    <w:rsid w:val="0CEE5387"/>
    <w:rsid w:val="0D5D6D3D"/>
    <w:rsid w:val="0E590DEE"/>
    <w:rsid w:val="0E882043"/>
    <w:rsid w:val="0EAA4C4F"/>
    <w:rsid w:val="0EF7ED46"/>
    <w:rsid w:val="0FD5EF89"/>
    <w:rsid w:val="0FD655A3"/>
    <w:rsid w:val="10215E80"/>
    <w:rsid w:val="103B30EA"/>
    <w:rsid w:val="109D621E"/>
    <w:rsid w:val="10BBE8EA"/>
    <w:rsid w:val="10BCCD70"/>
    <w:rsid w:val="11082709"/>
    <w:rsid w:val="111D373B"/>
    <w:rsid w:val="1124E7BA"/>
    <w:rsid w:val="11788066"/>
    <w:rsid w:val="117BBCD9"/>
    <w:rsid w:val="1233246C"/>
    <w:rsid w:val="1278B7FF"/>
    <w:rsid w:val="13CF2A3D"/>
    <w:rsid w:val="140578C2"/>
    <w:rsid w:val="144CA033"/>
    <w:rsid w:val="147FFB93"/>
    <w:rsid w:val="14A29A9B"/>
    <w:rsid w:val="14D634A4"/>
    <w:rsid w:val="15240361"/>
    <w:rsid w:val="1572E854"/>
    <w:rsid w:val="15FC0376"/>
    <w:rsid w:val="160BD952"/>
    <w:rsid w:val="16852ADE"/>
    <w:rsid w:val="169479A0"/>
    <w:rsid w:val="16948E5E"/>
    <w:rsid w:val="16C162D1"/>
    <w:rsid w:val="1724E0DA"/>
    <w:rsid w:val="1797C9A2"/>
    <w:rsid w:val="18113641"/>
    <w:rsid w:val="18CA901F"/>
    <w:rsid w:val="1936959F"/>
    <w:rsid w:val="197A3C05"/>
    <w:rsid w:val="19A4B0FD"/>
    <w:rsid w:val="19F83C14"/>
    <w:rsid w:val="1A6C165A"/>
    <w:rsid w:val="1A7FB62A"/>
    <w:rsid w:val="1ACE4383"/>
    <w:rsid w:val="1B4A7AAF"/>
    <w:rsid w:val="1B6354D7"/>
    <w:rsid w:val="1BBB4062"/>
    <w:rsid w:val="1BDED22E"/>
    <w:rsid w:val="1C23940A"/>
    <w:rsid w:val="1C664C22"/>
    <w:rsid w:val="1C98F47F"/>
    <w:rsid w:val="1C9B6BE3"/>
    <w:rsid w:val="1CCDDCDC"/>
    <w:rsid w:val="1DF17FAC"/>
    <w:rsid w:val="1E372531"/>
    <w:rsid w:val="1E3DE709"/>
    <w:rsid w:val="1EA8212A"/>
    <w:rsid w:val="1EFA1703"/>
    <w:rsid w:val="1F52F02B"/>
    <w:rsid w:val="1F9EF029"/>
    <w:rsid w:val="1FCBF393"/>
    <w:rsid w:val="2097DC16"/>
    <w:rsid w:val="20BB73F0"/>
    <w:rsid w:val="20FDCD83"/>
    <w:rsid w:val="214BCF9F"/>
    <w:rsid w:val="21640A51"/>
    <w:rsid w:val="21A3B66D"/>
    <w:rsid w:val="21B62C87"/>
    <w:rsid w:val="221B5E87"/>
    <w:rsid w:val="231DCFCB"/>
    <w:rsid w:val="2511CD2B"/>
    <w:rsid w:val="2516C9E0"/>
    <w:rsid w:val="25340000"/>
    <w:rsid w:val="254794BB"/>
    <w:rsid w:val="25F04B22"/>
    <w:rsid w:val="265E44F1"/>
    <w:rsid w:val="266C261F"/>
    <w:rsid w:val="268B0200"/>
    <w:rsid w:val="272C3789"/>
    <w:rsid w:val="2753FA2A"/>
    <w:rsid w:val="27F1CE40"/>
    <w:rsid w:val="2850491C"/>
    <w:rsid w:val="286F709D"/>
    <w:rsid w:val="28DFA2B5"/>
    <w:rsid w:val="28F01598"/>
    <w:rsid w:val="290B7ED4"/>
    <w:rsid w:val="29350383"/>
    <w:rsid w:val="2949BD79"/>
    <w:rsid w:val="2963218E"/>
    <w:rsid w:val="2965771A"/>
    <w:rsid w:val="29660C14"/>
    <w:rsid w:val="29E2087E"/>
    <w:rsid w:val="2A79830A"/>
    <w:rsid w:val="2B417BA4"/>
    <w:rsid w:val="2B537CF9"/>
    <w:rsid w:val="2B68BCC4"/>
    <w:rsid w:val="2B789A4A"/>
    <w:rsid w:val="2BFE4D04"/>
    <w:rsid w:val="2C1CA6DE"/>
    <w:rsid w:val="2C7CB25C"/>
    <w:rsid w:val="2CAF35D7"/>
    <w:rsid w:val="2CBCCF9F"/>
    <w:rsid w:val="2CCAF5A6"/>
    <w:rsid w:val="2CFC5E36"/>
    <w:rsid w:val="2D0DDE22"/>
    <w:rsid w:val="2D5EC575"/>
    <w:rsid w:val="2DBCFB43"/>
    <w:rsid w:val="2DE0BF15"/>
    <w:rsid w:val="2E06AD2D"/>
    <w:rsid w:val="2E29DA96"/>
    <w:rsid w:val="2E59B7BF"/>
    <w:rsid w:val="2EA6BCA9"/>
    <w:rsid w:val="2F49369C"/>
    <w:rsid w:val="2F82C1BA"/>
    <w:rsid w:val="2FE8FEA0"/>
    <w:rsid w:val="304CECE9"/>
    <w:rsid w:val="307685C8"/>
    <w:rsid w:val="30AC7439"/>
    <w:rsid w:val="30AD7403"/>
    <w:rsid w:val="30FEFF03"/>
    <w:rsid w:val="318D491A"/>
    <w:rsid w:val="31A2EC34"/>
    <w:rsid w:val="31F9B1C7"/>
    <w:rsid w:val="32083470"/>
    <w:rsid w:val="321FFA2F"/>
    <w:rsid w:val="335D2334"/>
    <w:rsid w:val="340509BC"/>
    <w:rsid w:val="3421C666"/>
    <w:rsid w:val="35166C7C"/>
    <w:rsid w:val="3551D23F"/>
    <w:rsid w:val="35DDCB88"/>
    <w:rsid w:val="35E0700D"/>
    <w:rsid w:val="35E1F489"/>
    <w:rsid w:val="36A225C3"/>
    <w:rsid w:val="36BDB20F"/>
    <w:rsid w:val="36CE4063"/>
    <w:rsid w:val="37112586"/>
    <w:rsid w:val="3733204D"/>
    <w:rsid w:val="37A361C1"/>
    <w:rsid w:val="37E0D75E"/>
    <w:rsid w:val="383330A4"/>
    <w:rsid w:val="38369A92"/>
    <w:rsid w:val="388FDB71"/>
    <w:rsid w:val="39140D64"/>
    <w:rsid w:val="392459BE"/>
    <w:rsid w:val="3948B163"/>
    <w:rsid w:val="394A761D"/>
    <w:rsid w:val="3951D5F3"/>
    <w:rsid w:val="3974E539"/>
    <w:rsid w:val="39FC0D9E"/>
    <w:rsid w:val="3A39655D"/>
    <w:rsid w:val="3A98FF32"/>
    <w:rsid w:val="3BEF4086"/>
    <w:rsid w:val="3C0960C9"/>
    <w:rsid w:val="3C32E85C"/>
    <w:rsid w:val="3C639AA4"/>
    <w:rsid w:val="3C6719FA"/>
    <w:rsid w:val="3CBE981D"/>
    <w:rsid w:val="3D3EE934"/>
    <w:rsid w:val="3E33BDFE"/>
    <w:rsid w:val="3E781D1A"/>
    <w:rsid w:val="3F00337B"/>
    <w:rsid w:val="3FE36649"/>
    <w:rsid w:val="4000D7C5"/>
    <w:rsid w:val="401F9AB5"/>
    <w:rsid w:val="401FD3AC"/>
    <w:rsid w:val="4048E6E3"/>
    <w:rsid w:val="410FD09F"/>
    <w:rsid w:val="4118881F"/>
    <w:rsid w:val="4130A43C"/>
    <w:rsid w:val="4143E3C8"/>
    <w:rsid w:val="42A33EB0"/>
    <w:rsid w:val="42EF4B3B"/>
    <w:rsid w:val="4306BAC7"/>
    <w:rsid w:val="431B390E"/>
    <w:rsid w:val="43B28011"/>
    <w:rsid w:val="43E6C65A"/>
    <w:rsid w:val="43EBB258"/>
    <w:rsid w:val="440EC29E"/>
    <w:rsid w:val="44171836"/>
    <w:rsid w:val="445391A6"/>
    <w:rsid w:val="445728B2"/>
    <w:rsid w:val="4487532D"/>
    <w:rsid w:val="4492DB56"/>
    <w:rsid w:val="449470D8"/>
    <w:rsid w:val="44BE9058"/>
    <w:rsid w:val="459F7829"/>
    <w:rsid w:val="45D997BC"/>
    <w:rsid w:val="45D9F1B5"/>
    <w:rsid w:val="463FC177"/>
    <w:rsid w:val="4766AA9A"/>
    <w:rsid w:val="477D87C7"/>
    <w:rsid w:val="47890A03"/>
    <w:rsid w:val="4871D8C3"/>
    <w:rsid w:val="48B63AFB"/>
    <w:rsid w:val="48DA2711"/>
    <w:rsid w:val="4909D39B"/>
    <w:rsid w:val="4923B29D"/>
    <w:rsid w:val="4936B9CE"/>
    <w:rsid w:val="4938A51C"/>
    <w:rsid w:val="49451604"/>
    <w:rsid w:val="494A4880"/>
    <w:rsid w:val="494B52ED"/>
    <w:rsid w:val="496E2C5E"/>
    <w:rsid w:val="49A569EC"/>
    <w:rsid w:val="49BCC8DE"/>
    <w:rsid w:val="49FC351C"/>
    <w:rsid w:val="4A4F425E"/>
    <w:rsid w:val="4A98A919"/>
    <w:rsid w:val="4AEFB8E4"/>
    <w:rsid w:val="4B480DC5"/>
    <w:rsid w:val="4BDD37AE"/>
    <w:rsid w:val="4BF24D83"/>
    <w:rsid w:val="4C92B786"/>
    <w:rsid w:val="4CAA9E87"/>
    <w:rsid w:val="4CDE7022"/>
    <w:rsid w:val="4CEFF6A8"/>
    <w:rsid w:val="4D0D1102"/>
    <w:rsid w:val="4D551BC8"/>
    <w:rsid w:val="4DBE48D0"/>
    <w:rsid w:val="4E3FA9F2"/>
    <w:rsid w:val="4E75F23A"/>
    <w:rsid w:val="4F67A91D"/>
    <w:rsid w:val="4F728A84"/>
    <w:rsid w:val="4FC119B9"/>
    <w:rsid w:val="5060B1D2"/>
    <w:rsid w:val="50BBDAB2"/>
    <w:rsid w:val="50C6AD55"/>
    <w:rsid w:val="50CA31A3"/>
    <w:rsid w:val="50DF7355"/>
    <w:rsid w:val="51178016"/>
    <w:rsid w:val="5154DD9C"/>
    <w:rsid w:val="51CBAE8B"/>
    <w:rsid w:val="51EF90E7"/>
    <w:rsid w:val="51F19B4B"/>
    <w:rsid w:val="522DF855"/>
    <w:rsid w:val="5279EA97"/>
    <w:rsid w:val="5292D0FE"/>
    <w:rsid w:val="52C21384"/>
    <w:rsid w:val="52C611FF"/>
    <w:rsid w:val="532328B3"/>
    <w:rsid w:val="542A250D"/>
    <w:rsid w:val="54C0FB1B"/>
    <w:rsid w:val="54D23067"/>
    <w:rsid w:val="5513C08A"/>
    <w:rsid w:val="5603F9BB"/>
    <w:rsid w:val="56736299"/>
    <w:rsid w:val="56D9E8D9"/>
    <w:rsid w:val="5742B2B2"/>
    <w:rsid w:val="574D04AF"/>
    <w:rsid w:val="576A7A1A"/>
    <w:rsid w:val="576E3A6E"/>
    <w:rsid w:val="57856888"/>
    <w:rsid w:val="57A858A3"/>
    <w:rsid w:val="57EE8F0D"/>
    <w:rsid w:val="58315FCA"/>
    <w:rsid w:val="5832B923"/>
    <w:rsid w:val="584D285A"/>
    <w:rsid w:val="587E8A7B"/>
    <w:rsid w:val="588F6E12"/>
    <w:rsid w:val="59420F98"/>
    <w:rsid w:val="598C325D"/>
    <w:rsid w:val="59A62866"/>
    <w:rsid w:val="59EDF21A"/>
    <w:rsid w:val="5A3F80A6"/>
    <w:rsid w:val="5A63DA54"/>
    <w:rsid w:val="5A6B044A"/>
    <w:rsid w:val="5A7EA217"/>
    <w:rsid w:val="5A8EA0E7"/>
    <w:rsid w:val="5AC1EB6F"/>
    <w:rsid w:val="5B44ED93"/>
    <w:rsid w:val="5BB08E89"/>
    <w:rsid w:val="5BC1B181"/>
    <w:rsid w:val="5C050561"/>
    <w:rsid w:val="5C63B827"/>
    <w:rsid w:val="5CFD815D"/>
    <w:rsid w:val="5D750270"/>
    <w:rsid w:val="5D9B2CD4"/>
    <w:rsid w:val="5E096A8B"/>
    <w:rsid w:val="5E2DC7BE"/>
    <w:rsid w:val="5E6C24A0"/>
    <w:rsid w:val="5E76FA6F"/>
    <w:rsid w:val="5EA47132"/>
    <w:rsid w:val="5F2C98F0"/>
    <w:rsid w:val="5FC5B5B9"/>
    <w:rsid w:val="5FDAEDE1"/>
    <w:rsid w:val="603F085B"/>
    <w:rsid w:val="6050089C"/>
    <w:rsid w:val="6090ACB3"/>
    <w:rsid w:val="60A9B528"/>
    <w:rsid w:val="6110F0C0"/>
    <w:rsid w:val="61D02488"/>
    <w:rsid w:val="6274F2AA"/>
    <w:rsid w:val="6279F4BC"/>
    <w:rsid w:val="628D3F98"/>
    <w:rsid w:val="63550393"/>
    <w:rsid w:val="638D7FAE"/>
    <w:rsid w:val="63AF006A"/>
    <w:rsid w:val="63D45C54"/>
    <w:rsid w:val="641B3CFE"/>
    <w:rsid w:val="64544A0C"/>
    <w:rsid w:val="64817959"/>
    <w:rsid w:val="651DCFD8"/>
    <w:rsid w:val="662E0BA7"/>
    <w:rsid w:val="66DF375E"/>
    <w:rsid w:val="677AD16F"/>
    <w:rsid w:val="6796740E"/>
    <w:rsid w:val="67CFE349"/>
    <w:rsid w:val="67D48067"/>
    <w:rsid w:val="67DB8535"/>
    <w:rsid w:val="683DEAA8"/>
    <w:rsid w:val="68718EC5"/>
    <w:rsid w:val="6922FF66"/>
    <w:rsid w:val="6946294E"/>
    <w:rsid w:val="6986A13D"/>
    <w:rsid w:val="69BD6923"/>
    <w:rsid w:val="6A482494"/>
    <w:rsid w:val="6A7638EB"/>
    <w:rsid w:val="6AA5C331"/>
    <w:rsid w:val="6AC17FAE"/>
    <w:rsid w:val="6AFF2471"/>
    <w:rsid w:val="6C05960D"/>
    <w:rsid w:val="6CBD1BCC"/>
    <w:rsid w:val="6CCF11D0"/>
    <w:rsid w:val="6CCFBA26"/>
    <w:rsid w:val="6D0A0593"/>
    <w:rsid w:val="6D21A9D0"/>
    <w:rsid w:val="6DC7727A"/>
    <w:rsid w:val="6DF90BA2"/>
    <w:rsid w:val="6E093E9E"/>
    <w:rsid w:val="6E249329"/>
    <w:rsid w:val="6EFE2395"/>
    <w:rsid w:val="6F7230F1"/>
    <w:rsid w:val="6F9C0E77"/>
    <w:rsid w:val="6FD8E91D"/>
    <w:rsid w:val="711F71C8"/>
    <w:rsid w:val="7190E28E"/>
    <w:rsid w:val="71E781C0"/>
    <w:rsid w:val="7234671C"/>
    <w:rsid w:val="7244EB43"/>
    <w:rsid w:val="725B3E7E"/>
    <w:rsid w:val="7263625C"/>
    <w:rsid w:val="7275FF90"/>
    <w:rsid w:val="72B7AF8B"/>
    <w:rsid w:val="73802207"/>
    <w:rsid w:val="73C8466B"/>
    <w:rsid w:val="73ED3773"/>
    <w:rsid w:val="7494C867"/>
    <w:rsid w:val="74DB5626"/>
    <w:rsid w:val="74F6917B"/>
    <w:rsid w:val="759E2270"/>
    <w:rsid w:val="7615BB8D"/>
    <w:rsid w:val="7616A0B4"/>
    <w:rsid w:val="762BC39C"/>
    <w:rsid w:val="762E43BB"/>
    <w:rsid w:val="764132A4"/>
    <w:rsid w:val="7690A295"/>
    <w:rsid w:val="76B66D26"/>
    <w:rsid w:val="7742B138"/>
    <w:rsid w:val="78A2C3E0"/>
    <w:rsid w:val="78B5A097"/>
    <w:rsid w:val="78BB8C3E"/>
    <w:rsid w:val="79230018"/>
    <w:rsid w:val="7A0D870D"/>
    <w:rsid w:val="7A149380"/>
    <w:rsid w:val="7A56FA2A"/>
    <w:rsid w:val="7A6D304A"/>
    <w:rsid w:val="7B05D758"/>
    <w:rsid w:val="7B305166"/>
    <w:rsid w:val="7B3E93C4"/>
    <w:rsid w:val="7B513987"/>
    <w:rsid w:val="7B95741A"/>
    <w:rsid w:val="7C14B94D"/>
    <w:rsid w:val="7C158C06"/>
    <w:rsid w:val="7C284092"/>
    <w:rsid w:val="7C2D719C"/>
    <w:rsid w:val="7CC868F5"/>
    <w:rsid w:val="7CD960D2"/>
    <w:rsid w:val="7D14E223"/>
    <w:rsid w:val="7D72876F"/>
    <w:rsid w:val="7D77411B"/>
    <w:rsid w:val="7D8B28D8"/>
    <w:rsid w:val="7DE2F6A8"/>
    <w:rsid w:val="7E4C7BA8"/>
    <w:rsid w:val="7E94B49D"/>
    <w:rsid w:val="7E965114"/>
    <w:rsid w:val="7E9EC67C"/>
    <w:rsid w:val="7EDF5208"/>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90943"/>
  <w15:chartTrackingRefBased/>
  <w15:docId w15:val="{3C94CBCC-3D61-45AC-9BF7-5872FDC7D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0E6C"/>
  </w:style>
  <w:style w:type="paragraph" w:styleId="Heading1">
    <w:name w:val="heading 1"/>
    <w:basedOn w:val="Normal"/>
    <w:next w:val="Normal"/>
    <w:uiPriority w:val="9"/>
    <w:qFormat/>
    <w:rsid w:val="004325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uiPriority w:val="9"/>
    <w:unhideWhenUsed/>
    <w:qFormat/>
    <w:rsid w:val="004325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uiPriority w:val="9"/>
    <w:unhideWhenUsed/>
    <w:qFormat/>
    <w:rsid w:val="004325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uiPriority w:val="9"/>
    <w:semiHidden/>
    <w:unhideWhenUsed/>
    <w:qFormat/>
    <w:rsid w:val="004325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uiPriority w:val="9"/>
    <w:semiHidden/>
    <w:unhideWhenUsed/>
    <w:qFormat/>
    <w:rsid w:val="004325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uiPriority w:val="9"/>
    <w:semiHidden/>
    <w:unhideWhenUsed/>
    <w:qFormat/>
    <w:rsid w:val="004325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uiPriority w:val="9"/>
    <w:semiHidden/>
    <w:unhideWhenUsed/>
    <w:qFormat/>
    <w:rsid w:val="004325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uiPriority w:val="9"/>
    <w:semiHidden/>
    <w:unhideWhenUsed/>
    <w:qFormat/>
    <w:rsid w:val="004325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uiPriority w:val="9"/>
    <w:semiHidden/>
    <w:unhideWhenUsed/>
    <w:qFormat/>
    <w:rsid w:val="004325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C27D1"/>
    <w:pPr>
      <w:spacing w:after="80" w:line="240" w:lineRule="auto"/>
      <w:contextualSpacing/>
    </w:pPr>
    <w:rPr>
      <w:rFonts w:asciiTheme="majorHAnsi" w:eastAsiaTheme="minorEastAsia" w:hAnsiTheme="majorHAnsi" w:cstheme="majorEastAsia"/>
      <w:sz w:val="56"/>
      <w:szCs w:val="56"/>
    </w:rPr>
  </w:style>
  <w:style w:type="character" w:customStyle="1" w:styleId="TitleChar">
    <w:name w:val="Title Char"/>
    <w:basedOn w:val="DefaultParagraphFont"/>
    <w:link w:val="Title"/>
    <w:uiPriority w:val="10"/>
    <w:rsid w:val="009C27D1"/>
    <w:rPr>
      <w:rFonts w:asciiTheme="majorHAnsi" w:eastAsiaTheme="minorEastAsia" w:hAnsiTheme="majorHAnsi" w:cstheme="majorEastAsia"/>
      <w:sz w:val="56"/>
      <w:szCs w:val="56"/>
    </w:rPr>
  </w:style>
  <w:style w:type="paragraph" w:styleId="TOCHeading">
    <w:name w:val="TOC Heading"/>
    <w:basedOn w:val="Heading1"/>
    <w:next w:val="Normal"/>
    <w:uiPriority w:val="39"/>
    <w:unhideWhenUsed/>
    <w:qFormat/>
    <w:rsid w:val="00A207F9"/>
    <w:pPr>
      <w:spacing w:before="240" w:after="0"/>
      <w:outlineLvl w:val="9"/>
    </w:pPr>
    <w:rPr>
      <w:kern w:val="0"/>
      <w:sz w:val="32"/>
      <w:szCs w:val="32"/>
      <w:lang w:eastAsia="fr-FR"/>
      <w14:ligatures w14:val="none"/>
    </w:rPr>
  </w:style>
  <w:style w:type="table" w:styleId="TableGrid">
    <w:name w:val="Table Grid"/>
    <w:basedOn w:val="TableNormal"/>
    <w:uiPriority w:val="39"/>
    <w:rsid w:val="008929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4C2C3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1">
    <w:name w:val="toc 1"/>
    <w:basedOn w:val="Normal"/>
    <w:next w:val="Normal"/>
    <w:autoRedefine/>
    <w:uiPriority w:val="39"/>
    <w:unhideWhenUsed/>
    <w:rsid w:val="00444182"/>
    <w:pPr>
      <w:spacing w:after="100"/>
    </w:pPr>
  </w:style>
  <w:style w:type="paragraph" w:styleId="TOC2">
    <w:name w:val="toc 2"/>
    <w:basedOn w:val="Normal"/>
    <w:next w:val="Normal"/>
    <w:autoRedefine/>
    <w:uiPriority w:val="39"/>
    <w:unhideWhenUsed/>
    <w:rsid w:val="00444182"/>
    <w:pPr>
      <w:spacing w:after="100"/>
      <w:ind w:left="220"/>
    </w:pPr>
  </w:style>
  <w:style w:type="character" w:styleId="Hyperlink">
    <w:name w:val="Hyperlink"/>
    <w:basedOn w:val="DefaultParagraphFont"/>
    <w:uiPriority w:val="99"/>
    <w:unhideWhenUsed/>
    <w:rsid w:val="00444182"/>
    <w:rPr>
      <w:color w:val="467886" w:themeColor="hyperlink"/>
      <w:u w:val="single"/>
    </w:rPr>
  </w:style>
  <w:style w:type="paragraph" w:styleId="ListParagraph">
    <w:name w:val="List Paragraph"/>
    <w:basedOn w:val="Normal"/>
    <w:uiPriority w:val="34"/>
    <w:qFormat/>
    <w:rsid w:val="00432561"/>
    <w:pPr>
      <w:ind w:left="720"/>
      <w:contextualSpacing/>
    </w:pPr>
  </w:style>
  <w:style w:type="character" w:styleId="IntenseEmphasis">
    <w:name w:val="Intense Emphasis"/>
    <w:basedOn w:val="DefaultParagraphFont"/>
    <w:uiPriority w:val="21"/>
    <w:qFormat/>
    <w:rsid w:val="00432561"/>
    <w:rPr>
      <w:i/>
      <w:iCs/>
      <w:color w:val="0F4761" w:themeColor="accent1" w:themeShade="BF"/>
    </w:rPr>
  </w:style>
  <w:style w:type="character" w:styleId="IntenseReference">
    <w:name w:val="Intense Reference"/>
    <w:basedOn w:val="DefaultParagraphFont"/>
    <w:uiPriority w:val="32"/>
    <w:qFormat/>
    <w:rsid w:val="00432561"/>
    <w:rPr>
      <w:b/>
      <w:bCs/>
      <w:smallCaps/>
      <w:color w:val="0F4761" w:themeColor="accent1" w:themeShade="BF"/>
      <w:spacing w:val="5"/>
    </w:rPr>
  </w:style>
  <w:style w:type="paragraph" w:styleId="Header">
    <w:name w:val="header"/>
    <w:basedOn w:val="Normal"/>
    <w:link w:val="HeaderChar"/>
    <w:uiPriority w:val="99"/>
    <w:unhideWhenUsed/>
    <w:rsid w:val="001A53E4"/>
    <w:pPr>
      <w:tabs>
        <w:tab w:val="center" w:pos="4536"/>
        <w:tab w:val="right" w:pos="9072"/>
      </w:tabs>
      <w:spacing w:after="0" w:line="240" w:lineRule="auto"/>
    </w:pPr>
  </w:style>
  <w:style w:type="character" w:customStyle="1" w:styleId="HeaderChar">
    <w:name w:val="Header Char"/>
    <w:basedOn w:val="DefaultParagraphFont"/>
    <w:link w:val="Header"/>
    <w:uiPriority w:val="99"/>
    <w:rsid w:val="001A53E4"/>
  </w:style>
  <w:style w:type="paragraph" w:styleId="Footer">
    <w:name w:val="footer"/>
    <w:basedOn w:val="Normal"/>
    <w:link w:val="FooterChar"/>
    <w:uiPriority w:val="99"/>
    <w:unhideWhenUsed/>
    <w:rsid w:val="001A53E4"/>
    <w:pPr>
      <w:tabs>
        <w:tab w:val="center" w:pos="4536"/>
        <w:tab w:val="right" w:pos="9072"/>
      </w:tabs>
      <w:spacing w:after="0" w:line="240" w:lineRule="auto"/>
    </w:pPr>
  </w:style>
  <w:style w:type="character" w:customStyle="1" w:styleId="FooterChar">
    <w:name w:val="Footer Char"/>
    <w:basedOn w:val="DefaultParagraphFont"/>
    <w:link w:val="Footer"/>
    <w:uiPriority w:val="99"/>
    <w:rsid w:val="001A53E4"/>
  </w:style>
  <w:style w:type="character" w:customStyle="1" w:styleId="Titre1Car">
    <w:name w:val="Titre 1 Car"/>
    <w:basedOn w:val="DefaultParagraphFont"/>
    <w:uiPriority w:val="9"/>
    <w:rsid w:val="006E6F71"/>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DefaultParagraphFont"/>
    <w:uiPriority w:val="9"/>
    <w:semiHidden/>
    <w:rsid w:val="006E6F71"/>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DefaultParagraphFont"/>
    <w:uiPriority w:val="9"/>
    <w:semiHidden/>
    <w:rsid w:val="006E6F71"/>
    <w:rPr>
      <w:rFonts w:eastAsiaTheme="majorEastAsia" w:cstheme="majorBidi"/>
      <w:color w:val="0F4761" w:themeColor="accent1" w:themeShade="BF"/>
      <w:sz w:val="28"/>
      <w:szCs w:val="28"/>
    </w:rPr>
  </w:style>
  <w:style w:type="character" w:customStyle="1" w:styleId="Titre4Car">
    <w:name w:val="Titre 4 Car"/>
    <w:basedOn w:val="DefaultParagraphFont"/>
    <w:uiPriority w:val="9"/>
    <w:semiHidden/>
    <w:rsid w:val="006E6F71"/>
    <w:rPr>
      <w:rFonts w:eastAsiaTheme="majorEastAsia" w:cstheme="majorBidi"/>
      <w:i/>
      <w:iCs/>
      <w:color w:val="0F4761" w:themeColor="accent1" w:themeShade="BF"/>
    </w:rPr>
  </w:style>
  <w:style w:type="character" w:customStyle="1" w:styleId="Titre5Car">
    <w:name w:val="Titre 5 Car"/>
    <w:basedOn w:val="DefaultParagraphFont"/>
    <w:uiPriority w:val="9"/>
    <w:semiHidden/>
    <w:rsid w:val="006E6F71"/>
    <w:rPr>
      <w:rFonts w:eastAsiaTheme="majorEastAsia" w:cstheme="majorBidi"/>
      <w:color w:val="0F4761" w:themeColor="accent1" w:themeShade="BF"/>
    </w:rPr>
  </w:style>
  <w:style w:type="character" w:customStyle="1" w:styleId="Titre6Car">
    <w:name w:val="Titre 6 Car"/>
    <w:basedOn w:val="DefaultParagraphFont"/>
    <w:uiPriority w:val="9"/>
    <w:semiHidden/>
    <w:rsid w:val="006E6F71"/>
    <w:rPr>
      <w:rFonts w:eastAsiaTheme="majorEastAsia" w:cstheme="majorBidi"/>
      <w:i/>
      <w:iCs/>
      <w:color w:val="595959" w:themeColor="text1" w:themeTint="A6"/>
    </w:rPr>
  </w:style>
  <w:style w:type="character" w:customStyle="1" w:styleId="Titre7Car">
    <w:name w:val="Titre 7 Car"/>
    <w:basedOn w:val="DefaultParagraphFont"/>
    <w:uiPriority w:val="9"/>
    <w:semiHidden/>
    <w:rsid w:val="006E6F71"/>
    <w:rPr>
      <w:rFonts w:eastAsiaTheme="majorEastAsia" w:cstheme="majorBidi"/>
      <w:color w:val="595959" w:themeColor="text1" w:themeTint="A6"/>
    </w:rPr>
  </w:style>
  <w:style w:type="character" w:customStyle="1" w:styleId="Titre8Car">
    <w:name w:val="Titre 8 Car"/>
    <w:basedOn w:val="DefaultParagraphFont"/>
    <w:uiPriority w:val="9"/>
    <w:semiHidden/>
    <w:rsid w:val="006E6F71"/>
    <w:rPr>
      <w:rFonts w:eastAsiaTheme="majorEastAsia" w:cstheme="majorBidi"/>
      <w:i/>
      <w:iCs/>
      <w:color w:val="272727" w:themeColor="text1" w:themeTint="D8"/>
    </w:rPr>
  </w:style>
  <w:style w:type="character" w:customStyle="1" w:styleId="Titre9Car">
    <w:name w:val="Titre 9 Car"/>
    <w:basedOn w:val="DefaultParagraphFont"/>
    <w:uiPriority w:val="9"/>
    <w:semiHidden/>
    <w:rsid w:val="006E6F71"/>
    <w:rPr>
      <w:rFonts w:eastAsiaTheme="majorEastAsia" w:cstheme="majorBidi"/>
      <w:color w:val="272727" w:themeColor="text1" w:themeTint="D8"/>
    </w:rPr>
  </w:style>
  <w:style w:type="character" w:customStyle="1" w:styleId="TitreCar">
    <w:name w:val="Titre Car"/>
    <w:basedOn w:val="DefaultParagraphFont"/>
    <w:uiPriority w:val="10"/>
    <w:rsid w:val="006E6F71"/>
    <w:rPr>
      <w:rFonts w:asciiTheme="majorHAnsi" w:eastAsiaTheme="majorEastAsia" w:hAnsiTheme="majorHAnsi" w:cstheme="majorBidi"/>
      <w:spacing w:val="-10"/>
      <w:kern w:val="28"/>
      <w:sz w:val="56"/>
      <w:szCs w:val="56"/>
    </w:rPr>
  </w:style>
  <w:style w:type="character" w:customStyle="1" w:styleId="Sous-titreCar">
    <w:name w:val="Sous-titre Car"/>
    <w:basedOn w:val="DefaultParagraphFont"/>
    <w:uiPriority w:val="11"/>
    <w:rsid w:val="006E6F71"/>
    <w:rPr>
      <w:rFonts w:eastAsiaTheme="majorEastAsia" w:cstheme="majorBidi"/>
      <w:color w:val="595959" w:themeColor="text1" w:themeTint="A6"/>
      <w:spacing w:val="15"/>
      <w:sz w:val="28"/>
      <w:szCs w:val="28"/>
    </w:rPr>
  </w:style>
  <w:style w:type="character" w:customStyle="1" w:styleId="CitationCar">
    <w:name w:val="Citation Car"/>
    <w:basedOn w:val="DefaultParagraphFont"/>
    <w:uiPriority w:val="29"/>
    <w:rsid w:val="006E6F71"/>
    <w:rPr>
      <w:i/>
      <w:iCs/>
      <w:color w:val="404040" w:themeColor="text1" w:themeTint="BF"/>
    </w:rPr>
  </w:style>
  <w:style w:type="character" w:customStyle="1" w:styleId="CitationintenseCar">
    <w:name w:val="Citation intense Car"/>
    <w:basedOn w:val="DefaultParagraphFont"/>
    <w:uiPriority w:val="30"/>
    <w:rsid w:val="006E6F71"/>
    <w:rPr>
      <w:i/>
      <w:iCs/>
      <w:color w:val="0F4761" w:themeColor="accent1" w:themeShade="BF"/>
    </w:rPr>
  </w:style>
  <w:style w:type="table" w:customStyle="1" w:styleId="TableNormal1">
    <w:name w:val="Table Normal1"/>
    <w:uiPriority w:val="99"/>
    <w:semiHidden/>
    <w:unhideWhenUsed/>
    <w:rsid w:val="007075F6"/>
    <w:tblPr>
      <w:tblInd w:w="0" w:type="dxa"/>
      <w:tblCellMar>
        <w:top w:w="0" w:type="dxa"/>
        <w:left w:w="108" w:type="dxa"/>
        <w:bottom w:w="0" w:type="dxa"/>
        <w:right w:w="108" w:type="dxa"/>
      </w:tblCellMar>
    </w:tblPr>
  </w:style>
  <w:style w:type="paragraph" w:styleId="TOC3">
    <w:name w:val="toc 3"/>
    <w:basedOn w:val="Normal"/>
    <w:next w:val="Normal"/>
    <w:autoRedefine/>
    <w:uiPriority w:val="39"/>
    <w:unhideWhenUsed/>
    <w:rsid w:val="00DC35C1"/>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9335588">
      <w:bodyDiv w:val="1"/>
      <w:marLeft w:val="0"/>
      <w:marRight w:val="0"/>
      <w:marTop w:val="0"/>
      <w:marBottom w:val="0"/>
      <w:divBdr>
        <w:top w:val="none" w:sz="0" w:space="0" w:color="auto"/>
        <w:left w:val="none" w:sz="0" w:space="0" w:color="auto"/>
        <w:bottom w:val="none" w:sz="0" w:space="0" w:color="auto"/>
        <w:right w:val="none" w:sz="0" w:space="0" w:color="auto"/>
      </w:divBdr>
      <w:divsChild>
        <w:div w:id="18090622">
          <w:marLeft w:val="0"/>
          <w:marRight w:val="0"/>
          <w:marTop w:val="0"/>
          <w:marBottom w:val="0"/>
          <w:divBdr>
            <w:top w:val="none" w:sz="0" w:space="0" w:color="auto"/>
            <w:left w:val="none" w:sz="0" w:space="0" w:color="auto"/>
            <w:bottom w:val="none" w:sz="0" w:space="0" w:color="auto"/>
            <w:right w:val="none" w:sz="0" w:space="0" w:color="auto"/>
          </w:divBdr>
        </w:div>
        <w:div w:id="300967522">
          <w:marLeft w:val="0"/>
          <w:marRight w:val="0"/>
          <w:marTop w:val="0"/>
          <w:marBottom w:val="0"/>
          <w:divBdr>
            <w:top w:val="none" w:sz="0" w:space="0" w:color="auto"/>
            <w:left w:val="none" w:sz="0" w:space="0" w:color="auto"/>
            <w:bottom w:val="none" w:sz="0" w:space="0" w:color="auto"/>
            <w:right w:val="none" w:sz="0" w:space="0" w:color="auto"/>
          </w:divBdr>
        </w:div>
        <w:div w:id="601299272">
          <w:marLeft w:val="0"/>
          <w:marRight w:val="0"/>
          <w:marTop w:val="0"/>
          <w:marBottom w:val="0"/>
          <w:divBdr>
            <w:top w:val="none" w:sz="0" w:space="0" w:color="auto"/>
            <w:left w:val="none" w:sz="0" w:space="0" w:color="auto"/>
            <w:bottom w:val="none" w:sz="0" w:space="0" w:color="auto"/>
            <w:right w:val="none" w:sz="0" w:space="0" w:color="auto"/>
          </w:divBdr>
        </w:div>
        <w:div w:id="1649364501">
          <w:marLeft w:val="0"/>
          <w:marRight w:val="0"/>
          <w:marTop w:val="0"/>
          <w:marBottom w:val="0"/>
          <w:divBdr>
            <w:top w:val="none" w:sz="0" w:space="0" w:color="auto"/>
            <w:left w:val="none" w:sz="0" w:space="0" w:color="auto"/>
            <w:bottom w:val="none" w:sz="0" w:space="0" w:color="auto"/>
            <w:right w:val="none" w:sz="0" w:space="0" w:color="auto"/>
          </w:divBdr>
        </w:div>
      </w:divsChild>
    </w:div>
    <w:div w:id="769197832">
      <w:bodyDiv w:val="1"/>
      <w:marLeft w:val="0"/>
      <w:marRight w:val="0"/>
      <w:marTop w:val="0"/>
      <w:marBottom w:val="0"/>
      <w:divBdr>
        <w:top w:val="none" w:sz="0" w:space="0" w:color="auto"/>
        <w:left w:val="none" w:sz="0" w:space="0" w:color="auto"/>
        <w:bottom w:val="none" w:sz="0" w:space="0" w:color="auto"/>
        <w:right w:val="none" w:sz="0" w:space="0" w:color="auto"/>
      </w:divBdr>
      <w:divsChild>
        <w:div w:id="908878604">
          <w:marLeft w:val="0"/>
          <w:marRight w:val="0"/>
          <w:marTop w:val="0"/>
          <w:marBottom w:val="0"/>
          <w:divBdr>
            <w:top w:val="none" w:sz="0" w:space="0" w:color="auto"/>
            <w:left w:val="none" w:sz="0" w:space="0" w:color="auto"/>
            <w:bottom w:val="none" w:sz="0" w:space="0" w:color="auto"/>
            <w:right w:val="none" w:sz="0" w:space="0" w:color="auto"/>
          </w:divBdr>
        </w:div>
        <w:div w:id="1026368296">
          <w:marLeft w:val="0"/>
          <w:marRight w:val="0"/>
          <w:marTop w:val="0"/>
          <w:marBottom w:val="0"/>
          <w:divBdr>
            <w:top w:val="none" w:sz="0" w:space="0" w:color="auto"/>
            <w:left w:val="none" w:sz="0" w:space="0" w:color="auto"/>
            <w:bottom w:val="none" w:sz="0" w:space="0" w:color="auto"/>
            <w:right w:val="none" w:sz="0" w:space="0" w:color="auto"/>
          </w:divBdr>
        </w:div>
        <w:div w:id="1383366419">
          <w:marLeft w:val="0"/>
          <w:marRight w:val="0"/>
          <w:marTop w:val="0"/>
          <w:marBottom w:val="0"/>
          <w:divBdr>
            <w:top w:val="none" w:sz="0" w:space="0" w:color="auto"/>
            <w:left w:val="none" w:sz="0" w:space="0" w:color="auto"/>
            <w:bottom w:val="none" w:sz="0" w:space="0" w:color="auto"/>
            <w:right w:val="none" w:sz="0" w:space="0" w:color="auto"/>
          </w:divBdr>
        </w:div>
        <w:div w:id="1880438626">
          <w:marLeft w:val="0"/>
          <w:marRight w:val="0"/>
          <w:marTop w:val="0"/>
          <w:marBottom w:val="0"/>
          <w:divBdr>
            <w:top w:val="none" w:sz="0" w:space="0" w:color="auto"/>
            <w:left w:val="none" w:sz="0" w:space="0" w:color="auto"/>
            <w:bottom w:val="none" w:sz="0" w:space="0" w:color="auto"/>
            <w:right w:val="none" w:sz="0" w:space="0" w:color="auto"/>
          </w:divBdr>
        </w:div>
      </w:divsChild>
    </w:div>
    <w:div w:id="953681908">
      <w:bodyDiv w:val="1"/>
      <w:marLeft w:val="0"/>
      <w:marRight w:val="0"/>
      <w:marTop w:val="0"/>
      <w:marBottom w:val="0"/>
      <w:divBdr>
        <w:top w:val="none" w:sz="0" w:space="0" w:color="auto"/>
        <w:left w:val="none" w:sz="0" w:space="0" w:color="auto"/>
        <w:bottom w:val="none" w:sz="0" w:space="0" w:color="auto"/>
        <w:right w:val="none" w:sz="0" w:space="0" w:color="auto"/>
      </w:divBdr>
    </w:div>
    <w:div w:id="970592898">
      <w:bodyDiv w:val="1"/>
      <w:marLeft w:val="0"/>
      <w:marRight w:val="0"/>
      <w:marTop w:val="0"/>
      <w:marBottom w:val="0"/>
      <w:divBdr>
        <w:top w:val="none" w:sz="0" w:space="0" w:color="auto"/>
        <w:left w:val="none" w:sz="0" w:space="0" w:color="auto"/>
        <w:bottom w:val="none" w:sz="0" w:space="0" w:color="auto"/>
        <w:right w:val="none" w:sz="0" w:space="0" w:color="auto"/>
      </w:divBdr>
    </w:div>
    <w:div w:id="1382362856">
      <w:bodyDiv w:val="1"/>
      <w:marLeft w:val="0"/>
      <w:marRight w:val="0"/>
      <w:marTop w:val="0"/>
      <w:marBottom w:val="0"/>
      <w:divBdr>
        <w:top w:val="none" w:sz="0" w:space="0" w:color="auto"/>
        <w:left w:val="none" w:sz="0" w:space="0" w:color="auto"/>
        <w:bottom w:val="none" w:sz="0" w:space="0" w:color="auto"/>
        <w:right w:val="none" w:sz="0" w:space="0" w:color="auto"/>
      </w:divBdr>
      <w:divsChild>
        <w:div w:id="910311710">
          <w:marLeft w:val="0"/>
          <w:marRight w:val="0"/>
          <w:marTop w:val="0"/>
          <w:marBottom w:val="0"/>
          <w:divBdr>
            <w:top w:val="none" w:sz="0" w:space="0" w:color="auto"/>
            <w:left w:val="none" w:sz="0" w:space="0" w:color="auto"/>
            <w:bottom w:val="none" w:sz="0" w:space="0" w:color="auto"/>
            <w:right w:val="none" w:sz="0" w:space="0" w:color="auto"/>
          </w:divBdr>
        </w:div>
        <w:div w:id="968785203">
          <w:marLeft w:val="0"/>
          <w:marRight w:val="0"/>
          <w:marTop w:val="0"/>
          <w:marBottom w:val="0"/>
          <w:divBdr>
            <w:top w:val="none" w:sz="0" w:space="0" w:color="auto"/>
            <w:left w:val="none" w:sz="0" w:space="0" w:color="auto"/>
            <w:bottom w:val="none" w:sz="0" w:space="0" w:color="auto"/>
            <w:right w:val="none" w:sz="0" w:space="0" w:color="auto"/>
          </w:divBdr>
        </w:div>
        <w:div w:id="1117407817">
          <w:marLeft w:val="0"/>
          <w:marRight w:val="0"/>
          <w:marTop w:val="0"/>
          <w:marBottom w:val="0"/>
          <w:divBdr>
            <w:top w:val="none" w:sz="0" w:space="0" w:color="auto"/>
            <w:left w:val="none" w:sz="0" w:space="0" w:color="auto"/>
            <w:bottom w:val="none" w:sz="0" w:space="0" w:color="auto"/>
            <w:right w:val="none" w:sz="0" w:space="0" w:color="auto"/>
          </w:divBdr>
        </w:div>
        <w:div w:id="2061006101">
          <w:marLeft w:val="0"/>
          <w:marRight w:val="0"/>
          <w:marTop w:val="0"/>
          <w:marBottom w:val="0"/>
          <w:divBdr>
            <w:top w:val="none" w:sz="0" w:space="0" w:color="auto"/>
            <w:left w:val="none" w:sz="0" w:space="0" w:color="auto"/>
            <w:bottom w:val="none" w:sz="0" w:space="0" w:color="auto"/>
            <w:right w:val="none" w:sz="0" w:space="0" w:color="auto"/>
          </w:divBdr>
        </w:div>
      </w:divsChild>
    </w:div>
    <w:div w:id="1581016473">
      <w:bodyDiv w:val="1"/>
      <w:marLeft w:val="0"/>
      <w:marRight w:val="0"/>
      <w:marTop w:val="0"/>
      <w:marBottom w:val="0"/>
      <w:divBdr>
        <w:top w:val="none" w:sz="0" w:space="0" w:color="auto"/>
        <w:left w:val="none" w:sz="0" w:space="0" w:color="auto"/>
        <w:bottom w:val="none" w:sz="0" w:space="0" w:color="auto"/>
        <w:right w:val="none" w:sz="0" w:space="0" w:color="auto"/>
      </w:divBdr>
    </w:div>
    <w:div w:id="1880121374">
      <w:bodyDiv w:val="1"/>
      <w:marLeft w:val="0"/>
      <w:marRight w:val="0"/>
      <w:marTop w:val="0"/>
      <w:marBottom w:val="0"/>
      <w:divBdr>
        <w:top w:val="none" w:sz="0" w:space="0" w:color="auto"/>
        <w:left w:val="none" w:sz="0" w:space="0" w:color="auto"/>
        <w:bottom w:val="none" w:sz="0" w:space="0" w:color="auto"/>
        <w:right w:val="none" w:sz="0" w:space="0" w:color="auto"/>
      </w:divBdr>
      <w:divsChild>
        <w:div w:id="514609454">
          <w:marLeft w:val="0"/>
          <w:marRight w:val="0"/>
          <w:marTop w:val="0"/>
          <w:marBottom w:val="0"/>
          <w:divBdr>
            <w:top w:val="none" w:sz="0" w:space="0" w:color="auto"/>
            <w:left w:val="none" w:sz="0" w:space="0" w:color="auto"/>
            <w:bottom w:val="none" w:sz="0" w:space="0" w:color="auto"/>
            <w:right w:val="none" w:sz="0" w:space="0" w:color="auto"/>
          </w:divBdr>
        </w:div>
        <w:div w:id="1106274018">
          <w:marLeft w:val="0"/>
          <w:marRight w:val="0"/>
          <w:marTop w:val="0"/>
          <w:marBottom w:val="0"/>
          <w:divBdr>
            <w:top w:val="none" w:sz="0" w:space="0" w:color="auto"/>
            <w:left w:val="none" w:sz="0" w:space="0" w:color="auto"/>
            <w:bottom w:val="none" w:sz="0" w:space="0" w:color="auto"/>
            <w:right w:val="none" w:sz="0" w:space="0" w:color="auto"/>
          </w:divBdr>
        </w:div>
        <w:div w:id="1165703721">
          <w:marLeft w:val="0"/>
          <w:marRight w:val="0"/>
          <w:marTop w:val="0"/>
          <w:marBottom w:val="0"/>
          <w:divBdr>
            <w:top w:val="none" w:sz="0" w:space="0" w:color="auto"/>
            <w:left w:val="none" w:sz="0" w:space="0" w:color="auto"/>
            <w:bottom w:val="none" w:sz="0" w:space="0" w:color="auto"/>
            <w:right w:val="none" w:sz="0" w:space="0" w:color="auto"/>
          </w:divBdr>
        </w:div>
        <w:div w:id="1478035772">
          <w:marLeft w:val="0"/>
          <w:marRight w:val="0"/>
          <w:marTop w:val="0"/>
          <w:marBottom w:val="0"/>
          <w:divBdr>
            <w:top w:val="none" w:sz="0" w:space="0" w:color="auto"/>
            <w:left w:val="none" w:sz="0" w:space="0" w:color="auto"/>
            <w:bottom w:val="none" w:sz="0" w:space="0" w:color="auto"/>
            <w:right w:val="none" w:sz="0" w:space="0" w:color="auto"/>
          </w:divBdr>
        </w:div>
      </w:divsChild>
    </w:div>
    <w:div w:id="2086098968">
      <w:bodyDiv w:val="1"/>
      <w:marLeft w:val="0"/>
      <w:marRight w:val="0"/>
      <w:marTop w:val="0"/>
      <w:marBottom w:val="0"/>
      <w:divBdr>
        <w:top w:val="none" w:sz="0" w:space="0" w:color="auto"/>
        <w:left w:val="none" w:sz="0" w:space="0" w:color="auto"/>
        <w:bottom w:val="none" w:sz="0" w:space="0" w:color="auto"/>
        <w:right w:val="none" w:sz="0" w:space="0" w:color="auto"/>
      </w:divBdr>
    </w:div>
    <w:div w:id="2120954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c7e9659a-247f-4fc5-b96b-8066ebefd750"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ED5A00CDE64C14FB88C5AB9CF307A73" ma:contentTypeVersion="8" ma:contentTypeDescription="Crée un document." ma:contentTypeScope="" ma:versionID="cc8fe49b258a5dcacda219eb09307e56">
  <xsd:schema xmlns:xsd="http://www.w3.org/2001/XMLSchema" xmlns:xs="http://www.w3.org/2001/XMLSchema" xmlns:p="http://schemas.microsoft.com/office/2006/metadata/properties" xmlns:ns3="c7e9659a-247f-4fc5-b96b-8066ebefd750" xmlns:ns4="408cb695-034b-4c51-96e3-b8f77eb66ab8" targetNamespace="http://schemas.microsoft.com/office/2006/metadata/properties" ma:root="true" ma:fieldsID="ba3fb6ee7432f9cf044a22b51689d38b" ns3:_="" ns4:_="">
    <xsd:import namespace="c7e9659a-247f-4fc5-b96b-8066ebefd750"/>
    <xsd:import namespace="408cb695-034b-4c51-96e3-b8f77eb66ab8"/>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7e9659a-247f-4fc5-b96b-8066ebefd7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_activity" ma:index="11" nillable="true" ma:displayName="_activity" ma:hidden="true" ma:internalName="_activity">
      <xsd:simpleType>
        <xsd:restriction base="dms:Note"/>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08cb695-034b-4c51-96e3-b8f77eb66ab8" elementFormDefault="qualified">
    <xsd:import namespace="http://schemas.microsoft.com/office/2006/documentManagement/types"/>
    <xsd:import namespace="http://schemas.microsoft.com/office/infopath/2007/PartnerControls"/>
    <xsd:element name="SharedWithUsers" ma:index="12"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Partagé avec détails" ma:internalName="SharedWithDetails" ma:readOnly="true">
      <xsd:simpleType>
        <xsd:restriction base="dms:Note">
          <xsd:maxLength value="255"/>
        </xsd:restriction>
      </xsd:simpleType>
    </xsd:element>
    <xsd:element name="SharingHintHash" ma:index="14"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D72614F-4D7D-4208-86CB-A2C40FEF3808}">
  <ds:schemaRefs>
    <ds:schemaRef ds:uri="http://schemas.openxmlformats.org/officeDocument/2006/bibliography"/>
  </ds:schemaRefs>
</ds:datastoreItem>
</file>

<file path=customXml/itemProps2.xml><?xml version="1.0" encoding="utf-8"?>
<ds:datastoreItem xmlns:ds="http://schemas.openxmlformats.org/officeDocument/2006/customXml" ds:itemID="{5783E15A-473B-4005-B744-6B99DF8BA530}">
  <ds:schemaRefs>
    <ds:schemaRef ds:uri="http://schemas.microsoft.com/sharepoint/v3/contenttype/forms"/>
  </ds:schemaRefs>
</ds:datastoreItem>
</file>

<file path=customXml/itemProps3.xml><?xml version="1.0" encoding="utf-8"?>
<ds:datastoreItem xmlns:ds="http://schemas.openxmlformats.org/officeDocument/2006/customXml" ds:itemID="{DA182C64-9934-4C22-99E4-8F0047FEE277}">
  <ds:schemaRefs>
    <ds:schemaRef ds:uri="http://schemas.microsoft.com/office/2006/metadata/properties"/>
    <ds:schemaRef ds:uri="http://schemas.microsoft.com/office/infopath/2007/PartnerControls"/>
    <ds:schemaRef ds:uri="c7e9659a-247f-4fc5-b96b-8066ebefd750"/>
  </ds:schemaRefs>
</ds:datastoreItem>
</file>

<file path=customXml/itemProps4.xml><?xml version="1.0" encoding="utf-8"?>
<ds:datastoreItem xmlns:ds="http://schemas.openxmlformats.org/officeDocument/2006/customXml" ds:itemID="{54A020A5-06CC-456B-AFAE-9D29C1EC66F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7e9659a-247f-4fc5-b96b-8066ebefd750"/>
    <ds:schemaRef ds:uri="408cb695-034b-4c51-96e3-b8f77eb66a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1032</Words>
  <Characters>5883</Characters>
  <Application>Microsoft Office Word</Application>
  <DocSecurity>4</DocSecurity>
  <Lines>49</Lines>
  <Paragraphs>13</Paragraphs>
  <ScaleCrop>false</ScaleCrop>
  <Company/>
  <LinksUpToDate>false</LinksUpToDate>
  <CharactersWithSpaces>6902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VOISIN NOAH</dc:creator>
  <cp:keywords/>
  <dc:description/>
  <cp:lastModifiedBy>VOISIN NOAH</cp:lastModifiedBy>
  <cp:revision>574</cp:revision>
  <cp:lastPrinted>2025-05-14T09:52:00Z</cp:lastPrinted>
  <dcterms:created xsi:type="dcterms:W3CDTF">2025-05-17T06:03:00Z</dcterms:created>
  <dcterms:modified xsi:type="dcterms:W3CDTF">2025-06-01T13:43:00Z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0x010100CED5A00CDE64C14FB88C5AB9CF307A73</vt:lpwstr>
  </property>
</Properties>
</file>